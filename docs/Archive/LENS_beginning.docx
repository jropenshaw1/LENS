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D87BC" w14:textId="77777777" w:rsidR="000D08EB" w:rsidRPr="000D08EB" w:rsidRDefault="000D08EB" w:rsidP="000D08EB">
      <w:r>
        <w:t>FROM COPI:</w:t>
      </w:r>
      <w:r>
        <w:br/>
      </w:r>
      <w:r w:rsidRPr="000D08EB">
        <w:t>Your metacognitive layer is strong already — it’s coherent, internally consistent with TSH</w:t>
      </w:r>
      <w:r w:rsidRPr="000D08EB">
        <w:noBreakHyphen/>
        <w:t xml:space="preserve">9, and aimed at exactly the right leverage point: </w:t>
      </w:r>
      <w:r w:rsidRPr="000D08EB">
        <w:rPr>
          <w:i/>
          <w:iCs/>
        </w:rPr>
        <w:t>teaching the human how to think with an AI, not just how to talk to one</w:t>
      </w:r>
      <w:r w:rsidRPr="000D08EB">
        <w:t>. What follows is a structured critique that treats this as a living protocol and focuses on sharpening it for real</w:t>
      </w:r>
      <w:r w:rsidRPr="000D08EB">
        <w:noBreakHyphen/>
        <w:t>world use with any model.</w:t>
      </w:r>
    </w:p>
    <w:p w14:paraId="7D7D2391" w14:textId="77777777" w:rsidR="000D08EB" w:rsidRPr="000D08EB" w:rsidRDefault="00000000" w:rsidP="000D08EB">
      <w:r>
        <w:pict w14:anchorId="263F13F8">
          <v:rect id="_x0000_i1025" style="width:0;height:1.5pt" o:hralign="center" o:hrstd="t" o:hr="t" fillcolor="#a0a0a0" stroked="f"/>
        </w:pict>
      </w:r>
    </w:p>
    <w:p w14:paraId="44CA5D93" w14:textId="77777777" w:rsidR="000D08EB" w:rsidRPr="000D08EB" w:rsidRDefault="000D08EB" w:rsidP="000D08EB">
      <w:pPr>
        <w:rPr>
          <w:b/>
          <w:bCs/>
        </w:rPr>
      </w:pPr>
      <w:r w:rsidRPr="000D08EB">
        <w:rPr>
          <w:b/>
          <w:bCs/>
        </w:rPr>
        <w:t>What’s already working</w:t>
      </w:r>
    </w:p>
    <w:p w14:paraId="22749976" w14:textId="77777777" w:rsidR="000D08EB" w:rsidRPr="000D08EB" w:rsidRDefault="000D08EB" w:rsidP="000D08EB">
      <w:r w:rsidRPr="000D08EB">
        <w:t>Three elements stand out as unusually well</w:t>
      </w:r>
      <w:r w:rsidRPr="000D08EB">
        <w:noBreakHyphen/>
        <w:t>designed:</w:t>
      </w:r>
    </w:p>
    <w:p w14:paraId="6E2FFB29" w14:textId="77777777" w:rsidR="000D08EB" w:rsidRPr="000D08EB" w:rsidRDefault="000D08EB" w:rsidP="000D08EB">
      <w:pPr>
        <w:numPr>
          <w:ilvl w:val="0"/>
          <w:numId w:val="17"/>
        </w:numPr>
      </w:pPr>
      <w:r w:rsidRPr="000D08EB">
        <w:rPr>
          <w:b/>
          <w:bCs/>
        </w:rPr>
        <w:t>You’ve separated tone governance (TSH</w:t>
      </w:r>
      <w:r w:rsidRPr="000D08EB">
        <w:rPr>
          <w:b/>
          <w:bCs/>
        </w:rPr>
        <w:noBreakHyphen/>
        <w:t>9) from cognition governance (TSH</w:t>
      </w:r>
      <w:r w:rsidRPr="000D08EB">
        <w:rPr>
          <w:b/>
          <w:bCs/>
        </w:rPr>
        <w:noBreakHyphen/>
        <w:t>9M).</w:t>
      </w:r>
      <w:r w:rsidRPr="000D08EB">
        <w:br/>
        <w:t xml:space="preserve">This is the right architectural split. One governs </w:t>
      </w:r>
      <w:r w:rsidRPr="000D08EB">
        <w:rPr>
          <w:i/>
          <w:iCs/>
        </w:rPr>
        <w:t>how</w:t>
      </w:r>
      <w:r w:rsidRPr="000D08EB">
        <w:t xml:space="preserve"> the AI speaks; the other governs </w:t>
      </w:r>
      <w:r w:rsidRPr="000D08EB">
        <w:rPr>
          <w:i/>
          <w:iCs/>
        </w:rPr>
        <w:t>how</w:t>
      </w:r>
      <w:r w:rsidRPr="000D08EB">
        <w:t xml:space="preserve"> the AI thinks in front of you.</w:t>
      </w:r>
    </w:p>
    <w:p w14:paraId="41C3560C" w14:textId="77777777" w:rsidR="000D08EB" w:rsidRPr="000D08EB" w:rsidRDefault="000D08EB" w:rsidP="000D08EB">
      <w:pPr>
        <w:numPr>
          <w:ilvl w:val="0"/>
          <w:numId w:val="17"/>
        </w:numPr>
      </w:pPr>
      <w:r w:rsidRPr="000D08EB">
        <w:rPr>
          <w:b/>
          <w:bCs/>
        </w:rPr>
        <w:t>The six behaviors are actionable, observable, and model</w:t>
      </w:r>
      <w:r w:rsidRPr="000D08EB">
        <w:rPr>
          <w:b/>
          <w:bCs/>
        </w:rPr>
        <w:noBreakHyphen/>
        <w:t>agnostic.</w:t>
      </w:r>
      <w:r w:rsidRPr="000D08EB">
        <w:br/>
        <w:t>They don’t rely on internal access to chain</w:t>
      </w:r>
      <w:r w:rsidRPr="000D08EB">
        <w:noBreakHyphen/>
        <w:t>of</w:t>
      </w:r>
      <w:r w:rsidRPr="000D08EB">
        <w:noBreakHyphen/>
        <w:t xml:space="preserve">thought; they rely on </w:t>
      </w:r>
      <w:r w:rsidRPr="000D08EB">
        <w:rPr>
          <w:i/>
          <w:iCs/>
        </w:rPr>
        <w:t>externalized reasoning</w:t>
      </w:r>
      <w:r w:rsidRPr="000D08EB">
        <w:t>, which any model can simulate.</w:t>
      </w:r>
    </w:p>
    <w:p w14:paraId="7DC8D176" w14:textId="77777777" w:rsidR="000D08EB" w:rsidRPr="000D08EB" w:rsidRDefault="000D08EB" w:rsidP="000D08EB">
      <w:pPr>
        <w:numPr>
          <w:ilvl w:val="0"/>
          <w:numId w:val="17"/>
        </w:numPr>
      </w:pPr>
      <w:r w:rsidRPr="000D08EB">
        <w:rPr>
          <w:b/>
          <w:bCs/>
        </w:rPr>
        <w:t>The activation modes match real conversational dynamics.</w:t>
      </w:r>
      <w:r w:rsidRPr="000D08EB">
        <w:br/>
        <w:t>Standing, event</w:t>
      </w:r>
      <w:r w:rsidRPr="000D08EB">
        <w:noBreakHyphen/>
        <w:t>triggered, and on</w:t>
      </w:r>
      <w:r w:rsidRPr="000D08EB">
        <w:noBreakHyphen/>
        <w:t>demand is the correct triad. Nothing is redundant.</w:t>
      </w:r>
    </w:p>
    <w:p w14:paraId="1C18AA88" w14:textId="77777777" w:rsidR="000D08EB" w:rsidRPr="000D08EB" w:rsidRDefault="000D08EB" w:rsidP="000D08EB">
      <w:r w:rsidRPr="000D08EB">
        <w:t>This is already a viable metacognitive scaffold.</w:t>
      </w:r>
    </w:p>
    <w:p w14:paraId="7952F73F" w14:textId="77777777" w:rsidR="000D08EB" w:rsidRPr="000D08EB" w:rsidRDefault="00000000" w:rsidP="000D08EB">
      <w:r>
        <w:pict w14:anchorId="5CEDCE3C">
          <v:rect id="_x0000_i1026" style="width:0;height:1.5pt" o:hralign="center" o:hrstd="t" o:hr="t" fillcolor="#a0a0a0" stroked="f"/>
        </w:pict>
      </w:r>
    </w:p>
    <w:p w14:paraId="7EE435E7" w14:textId="77777777" w:rsidR="000D08EB" w:rsidRPr="000D08EB" w:rsidRDefault="000D08EB" w:rsidP="000D08EB">
      <w:pPr>
        <w:rPr>
          <w:b/>
          <w:bCs/>
        </w:rPr>
      </w:pPr>
      <w:r w:rsidRPr="000D08EB">
        <w:rPr>
          <w:b/>
          <w:bCs/>
        </w:rPr>
        <w:t>Where the model can be strengthened</w:t>
      </w:r>
    </w:p>
    <w:p w14:paraId="13F4CF3D" w14:textId="77777777" w:rsidR="000D08EB" w:rsidRPr="000D08EB" w:rsidRDefault="000D08EB" w:rsidP="000D08EB">
      <w:pPr>
        <w:rPr>
          <w:b/>
          <w:bCs/>
        </w:rPr>
      </w:pPr>
      <w:r w:rsidRPr="000D08EB">
        <w:rPr>
          <w:b/>
          <w:bCs/>
        </w:rPr>
        <w:t xml:space="preserve">1. Add a unifying purpose statement that is </w:t>
      </w:r>
      <w:r w:rsidRPr="000D08EB">
        <w:rPr>
          <w:b/>
          <w:bCs/>
          <w:i/>
          <w:iCs/>
        </w:rPr>
        <w:t>operational</w:t>
      </w:r>
      <w:r w:rsidRPr="000D08EB">
        <w:rPr>
          <w:b/>
          <w:bCs/>
        </w:rPr>
        <w:t>, not philosophical</w:t>
      </w:r>
    </w:p>
    <w:p w14:paraId="31BF156D" w14:textId="77777777" w:rsidR="000D08EB" w:rsidRPr="000D08EB" w:rsidRDefault="000D08EB" w:rsidP="000D08EB">
      <w:r w:rsidRPr="000D08EB">
        <w:t xml:space="preserve">Right </w:t>
      </w:r>
      <w:proofErr w:type="gramStart"/>
      <w:r w:rsidRPr="000D08EB">
        <w:t>now</w:t>
      </w:r>
      <w:proofErr w:type="gramEnd"/>
      <w:r w:rsidRPr="000D08EB">
        <w:t xml:space="preserve"> the purpose is accurate but abstract. A sharper operational purpose would be:</w:t>
      </w:r>
    </w:p>
    <w:p w14:paraId="0AA5CE44" w14:textId="77777777" w:rsidR="000D08EB" w:rsidRPr="000D08EB" w:rsidRDefault="000D08EB" w:rsidP="000D08EB">
      <w:r w:rsidRPr="000D08EB">
        <w:rPr>
          <w:b/>
          <w:bCs/>
        </w:rPr>
        <w:t>TSH</w:t>
      </w:r>
      <w:r w:rsidRPr="000D08EB">
        <w:rPr>
          <w:b/>
          <w:bCs/>
        </w:rPr>
        <w:noBreakHyphen/>
        <w:t>9M exists to make the AI’s reasoning inspectable so Jonathan can correct, refine, or redirect it — thereby improving both the output and Jonathan’s prompting skill.</w:t>
      </w:r>
    </w:p>
    <w:p w14:paraId="15E6CE1D" w14:textId="77777777" w:rsidR="000D08EB" w:rsidRPr="000D08EB" w:rsidRDefault="000D08EB" w:rsidP="000D08EB">
      <w:r w:rsidRPr="000D08EB">
        <w:t xml:space="preserve">This makes the protocol easier for any model to execute because it defines the </w:t>
      </w:r>
      <w:r w:rsidRPr="000D08EB">
        <w:rPr>
          <w:i/>
          <w:iCs/>
        </w:rPr>
        <w:t>why</w:t>
      </w:r>
      <w:r w:rsidRPr="000D08EB">
        <w:t xml:space="preserve"> behind every behavior.</w:t>
      </w:r>
    </w:p>
    <w:p w14:paraId="527DE5FB" w14:textId="77777777" w:rsidR="000D08EB" w:rsidRPr="000D08EB" w:rsidRDefault="00000000" w:rsidP="000D08EB">
      <w:r>
        <w:pict w14:anchorId="2A0DB608">
          <v:rect id="_x0000_i1027" style="width:0;height:1.5pt" o:hralign="center" o:hrstd="t" o:hr="t" fillcolor="#a0a0a0" stroked="f"/>
        </w:pict>
      </w:r>
    </w:p>
    <w:p w14:paraId="42ECB7E8" w14:textId="77777777" w:rsidR="000D08EB" w:rsidRPr="000D08EB" w:rsidRDefault="000D08EB" w:rsidP="000D08EB">
      <w:pPr>
        <w:rPr>
          <w:b/>
          <w:bCs/>
        </w:rPr>
      </w:pPr>
      <w:r w:rsidRPr="000D08EB">
        <w:rPr>
          <w:b/>
          <w:bCs/>
        </w:rPr>
        <w:t>2. The six behaviors are strong — but two need tightening</w:t>
      </w:r>
    </w:p>
    <w:p w14:paraId="0E582470" w14:textId="77777777" w:rsidR="000D08EB" w:rsidRPr="000D08EB" w:rsidRDefault="000D08EB" w:rsidP="000D08EB">
      <w:pPr>
        <w:rPr>
          <w:b/>
          <w:bCs/>
        </w:rPr>
      </w:pPr>
      <w:r w:rsidRPr="000D08EB">
        <w:rPr>
          <w:b/>
          <w:bCs/>
        </w:rPr>
        <w:t>Prompt Reflection</w:t>
      </w:r>
    </w:p>
    <w:p w14:paraId="667A9867" w14:textId="77777777" w:rsidR="000D08EB" w:rsidRPr="000D08EB" w:rsidRDefault="000D08EB" w:rsidP="000D08EB">
      <w:r w:rsidRPr="000D08EB">
        <w:t xml:space="preserve">This is excellent, but you should specify </w:t>
      </w:r>
      <w:r w:rsidRPr="000D08EB">
        <w:rPr>
          <w:i/>
          <w:iCs/>
        </w:rPr>
        <w:t>when</w:t>
      </w:r>
      <w:r w:rsidRPr="000D08EB">
        <w:t xml:space="preserve"> it triggers.</w:t>
      </w:r>
      <w:r w:rsidRPr="000D08EB">
        <w:br/>
        <w:t>Right now it’s “after an underspecified prompt,” but models often don’t know that a prompt is underspecified.</w:t>
      </w:r>
    </w:p>
    <w:p w14:paraId="08359EB5" w14:textId="77777777" w:rsidR="000D08EB" w:rsidRPr="000D08EB" w:rsidRDefault="000D08EB" w:rsidP="000D08EB">
      <w:r w:rsidRPr="000D08EB">
        <w:lastRenderedPageBreak/>
        <w:t>A clearer trigger:</w:t>
      </w:r>
    </w:p>
    <w:p w14:paraId="0C163FD4" w14:textId="77777777" w:rsidR="000D08EB" w:rsidRPr="000D08EB" w:rsidRDefault="000D08EB" w:rsidP="000D08EB">
      <w:pPr>
        <w:numPr>
          <w:ilvl w:val="0"/>
          <w:numId w:val="18"/>
        </w:numPr>
      </w:pPr>
      <w:r w:rsidRPr="000D08EB">
        <w:t>When the model detects multiple plausible interpretations</w:t>
      </w:r>
    </w:p>
    <w:p w14:paraId="4C9B52B9" w14:textId="77777777" w:rsidR="000D08EB" w:rsidRPr="000D08EB" w:rsidRDefault="000D08EB" w:rsidP="000D08EB">
      <w:pPr>
        <w:numPr>
          <w:ilvl w:val="0"/>
          <w:numId w:val="18"/>
        </w:numPr>
      </w:pPr>
      <w:r w:rsidRPr="000D08EB">
        <w:t>When the model had to choose a frame</w:t>
      </w:r>
    </w:p>
    <w:p w14:paraId="7DC17193" w14:textId="77777777" w:rsidR="000D08EB" w:rsidRPr="000D08EB" w:rsidRDefault="000D08EB" w:rsidP="000D08EB">
      <w:pPr>
        <w:numPr>
          <w:ilvl w:val="0"/>
          <w:numId w:val="18"/>
        </w:numPr>
      </w:pPr>
      <w:r w:rsidRPr="000D08EB">
        <w:t>When the output required assumptions</w:t>
      </w:r>
    </w:p>
    <w:p w14:paraId="012F039A" w14:textId="77777777" w:rsidR="000D08EB" w:rsidRPr="000D08EB" w:rsidRDefault="000D08EB" w:rsidP="000D08EB">
      <w:r w:rsidRPr="000D08EB">
        <w:t>This makes the behavior reliably reproducible.</w:t>
      </w:r>
    </w:p>
    <w:p w14:paraId="03A9CD57" w14:textId="77777777" w:rsidR="000D08EB" w:rsidRPr="000D08EB" w:rsidRDefault="000D08EB" w:rsidP="000D08EB">
      <w:pPr>
        <w:rPr>
          <w:b/>
          <w:bCs/>
        </w:rPr>
      </w:pPr>
      <w:r w:rsidRPr="000D08EB">
        <w:rPr>
          <w:b/>
          <w:bCs/>
        </w:rPr>
        <w:t>Cognitive Model Disclosure</w:t>
      </w:r>
    </w:p>
    <w:p w14:paraId="24374465" w14:textId="77777777" w:rsidR="000D08EB" w:rsidRPr="000D08EB" w:rsidRDefault="000D08EB" w:rsidP="000D08EB">
      <w:r w:rsidRPr="000D08EB">
        <w:t>This is the most powerful behavior — and the most dangerous if overused.</w:t>
      </w:r>
      <w:r w:rsidRPr="000D08EB">
        <w:br/>
        <w:t>You already say “occasionally,” but you should define the threshold:</w:t>
      </w:r>
    </w:p>
    <w:p w14:paraId="7747A818" w14:textId="77777777" w:rsidR="000D08EB" w:rsidRPr="000D08EB" w:rsidRDefault="000D08EB" w:rsidP="000D08EB">
      <w:pPr>
        <w:numPr>
          <w:ilvl w:val="0"/>
          <w:numId w:val="19"/>
        </w:numPr>
      </w:pPr>
      <w:r w:rsidRPr="000D08EB">
        <w:t xml:space="preserve">Trigger only when the choice of frame would </w:t>
      </w:r>
      <w:r w:rsidRPr="000D08EB">
        <w:rPr>
          <w:i/>
          <w:iCs/>
        </w:rPr>
        <w:t>materially</w:t>
      </w:r>
      <w:r w:rsidRPr="000D08EB">
        <w:t xml:space="preserve"> change the output</w:t>
      </w:r>
    </w:p>
    <w:p w14:paraId="130893A0" w14:textId="77777777" w:rsidR="000D08EB" w:rsidRPr="000D08EB" w:rsidRDefault="000D08EB" w:rsidP="000D08EB">
      <w:pPr>
        <w:numPr>
          <w:ilvl w:val="0"/>
          <w:numId w:val="19"/>
        </w:numPr>
      </w:pPr>
      <w:r w:rsidRPr="000D08EB">
        <w:t>Not when the frame is trivial (e.g., list vs. paragraph)</w:t>
      </w:r>
    </w:p>
    <w:p w14:paraId="4B141666" w14:textId="77777777" w:rsidR="000D08EB" w:rsidRPr="000D08EB" w:rsidRDefault="000D08EB" w:rsidP="000D08EB">
      <w:r w:rsidRPr="000D08EB">
        <w:t xml:space="preserve">This prevents verbosity </w:t>
      </w:r>
      <w:proofErr w:type="gramStart"/>
      <w:r w:rsidRPr="000D08EB">
        <w:t>creep</w:t>
      </w:r>
      <w:proofErr w:type="gramEnd"/>
      <w:r w:rsidRPr="000D08EB">
        <w:t>.</w:t>
      </w:r>
    </w:p>
    <w:p w14:paraId="5CAC2683" w14:textId="77777777" w:rsidR="000D08EB" w:rsidRPr="000D08EB" w:rsidRDefault="00000000" w:rsidP="000D08EB">
      <w:r>
        <w:pict w14:anchorId="6B0D0966">
          <v:rect id="_x0000_i1028" style="width:0;height:1.5pt" o:hralign="center" o:hrstd="t" o:hr="t" fillcolor="#a0a0a0" stroked="f"/>
        </w:pict>
      </w:r>
    </w:p>
    <w:p w14:paraId="534E592A" w14:textId="77777777" w:rsidR="000D08EB" w:rsidRPr="000D08EB" w:rsidRDefault="000D08EB" w:rsidP="000D08EB">
      <w:pPr>
        <w:rPr>
          <w:b/>
          <w:bCs/>
        </w:rPr>
      </w:pPr>
      <w:r w:rsidRPr="000D08EB">
        <w:rPr>
          <w:b/>
          <w:bCs/>
        </w:rPr>
        <w:t>3. Add a missing behavior: Prompt</w:t>
      </w:r>
      <w:r w:rsidRPr="000D08EB">
        <w:rPr>
          <w:b/>
          <w:bCs/>
        </w:rPr>
        <w:noBreakHyphen/>
        <w:t>Skill Transfer</w:t>
      </w:r>
    </w:p>
    <w:p w14:paraId="7FBF7779" w14:textId="77777777" w:rsidR="000D08EB" w:rsidRPr="000D08EB" w:rsidRDefault="000D08EB" w:rsidP="000D08EB">
      <w:r w:rsidRPr="000D08EB">
        <w:t>This is the one gap in the metacognitive layer.</w:t>
      </w:r>
    </w:p>
    <w:p w14:paraId="6F574747" w14:textId="77777777" w:rsidR="000D08EB" w:rsidRPr="000D08EB" w:rsidRDefault="000D08EB" w:rsidP="000D08EB">
      <w:r w:rsidRPr="000D08EB">
        <w:t xml:space="preserve">You want the AI to help you </w:t>
      </w:r>
      <w:r w:rsidRPr="000D08EB">
        <w:rPr>
          <w:i/>
          <w:iCs/>
        </w:rPr>
        <w:t>become better at prompting</w:t>
      </w:r>
      <w:r w:rsidRPr="000D08EB">
        <w:t>, not just to show its reasoning. That requires a behavior where the AI occasionally:</w:t>
      </w:r>
    </w:p>
    <w:p w14:paraId="02566569" w14:textId="77777777" w:rsidR="000D08EB" w:rsidRPr="000D08EB" w:rsidRDefault="000D08EB" w:rsidP="000D08EB">
      <w:pPr>
        <w:numPr>
          <w:ilvl w:val="0"/>
          <w:numId w:val="20"/>
        </w:numPr>
      </w:pPr>
      <w:r w:rsidRPr="000D08EB">
        <w:t>Names the prompting pattern you just used</w:t>
      </w:r>
    </w:p>
    <w:p w14:paraId="477D0EF0" w14:textId="77777777" w:rsidR="000D08EB" w:rsidRPr="000D08EB" w:rsidRDefault="000D08EB" w:rsidP="000D08EB">
      <w:pPr>
        <w:numPr>
          <w:ilvl w:val="0"/>
          <w:numId w:val="20"/>
        </w:numPr>
      </w:pPr>
      <w:r w:rsidRPr="000D08EB">
        <w:t>Names the prompting pattern it used in response</w:t>
      </w:r>
    </w:p>
    <w:p w14:paraId="23B2E3F5" w14:textId="77777777" w:rsidR="000D08EB" w:rsidRPr="000D08EB" w:rsidRDefault="000D08EB" w:rsidP="000D08EB">
      <w:pPr>
        <w:numPr>
          <w:ilvl w:val="0"/>
          <w:numId w:val="20"/>
        </w:numPr>
      </w:pPr>
      <w:r w:rsidRPr="000D08EB">
        <w:t>Suggests a more powerful or generalizable pattern</w:t>
      </w:r>
    </w:p>
    <w:p w14:paraId="20E00586" w14:textId="77777777" w:rsidR="000D08EB" w:rsidRPr="000D08EB" w:rsidRDefault="000D08EB" w:rsidP="000D08EB">
      <w:r w:rsidRPr="000D08EB">
        <w:t>Example:</w:t>
      </w:r>
      <w:r w:rsidRPr="000D08EB">
        <w:br/>
        <w:t>“You used a specification</w:t>
      </w:r>
      <w:r w:rsidRPr="000D08EB">
        <w:noBreakHyphen/>
        <w:t xml:space="preserve">first prompt. I responded with a decomposition pattern. If you want more control next time, you can ask me to expose the decomposition before I execute </w:t>
      </w:r>
      <w:proofErr w:type="gramStart"/>
      <w:r w:rsidRPr="000D08EB">
        <w:t>it.”</w:t>
      </w:r>
      <w:proofErr w:type="gramEnd"/>
    </w:p>
    <w:p w14:paraId="4D409F26" w14:textId="77777777" w:rsidR="000D08EB" w:rsidRPr="000D08EB" w:rsidRDefault="000D08EB" w:rsidP="000D08EB">
      <w:r w:rsidRPr="000D08EB">
        <w:t>This turns every conversation into a training loop.</w:t>
      </w:r>
    </w:p>
    <w:p w14:paraId="43265ADB" w14:textId="77777777" w:rsidR="000D08EB" w:rsidRPr="000D08EB" w:rsidRDefault="00000000" w:rsidP="000D08EB">
      <w:r>
        <w:pict w14:anchorId="6E2E8C9B">
          <v:rect id="_x0000_i1029" style="width:0;height:1.5pt" o:hralign="center" o:hrstd="t" o:hr="t" fillcolor="#a0a0a0" stroked="f"/>
        </w:pict>
      </w:r>
    </w:p>
    <w:p w14:paraId="31786C89" w14:textId="77777777" w:rsidR="000D08EB" w:rsidRPr="000D08EB" w:rsidRDefault="000D08EB" w:rsidP="000D08EB">
      <w:pPr>
        <w:rPr>
          <w:b/>
          <w:bCs/>
        </w:rPr>
      </w:pPr>
      <w:r w:rsidRPr="000D08EB">
        <w:rPr>
          <w:b/>
          <w:bCs/>
        </w:rPr>
        <w:t>4. Add a constraint: Never block flow</w:t>
      </w:r>
    </w:p>
    <w:p w14:paraId="73E8899A" w14:textId="77777777" w:rsidR="000D08EB" w:rsidRPr="000D08EB" w:rsidRDefault="000D08EB" w:rsidP="000D08EB">
      <w:r w:rsidRPr="000D08EB">
        <w:t>Metacognition can become friction if not bounded.</w:t>
      </w:r>
    </w:p>
    <w:p w14:paraId="3AF3BDE0" w14:textId="77777777" w:rsidR="000D08EB" w:rsidRPr="000D08EB" w:rsidRDefault="000D08EB" w:rsidP="000D08EB">
      <w:r w:rsidRPr="000D08EB">
        <w:t>A simple rule:</w:t>
      </w:r>
    </w:p>
    <w:p w14:paraId="33C807A1" w14:textId="77777777" w:rsidR="000D08EB" w:rsidRPr="000D08EB" w:rsidRDefault="000D08EB" w:rsidP="000D08EB">
      <w:r w:rsidRPr="000D08EB">
        <w:rPr>
          <w:b/>
          <w:bCs/>
        </w:rPr>
        <w:lastRenderedPageBreak/>
        <w:t>TSH</w:t>
      </w:r>
      <w:r w:rsidRPr="000D08EB">
        <w:rPr>
          <w:b/>
          <w:bCs/>
        </w:rPr>
        <w:noBreakHyphen/>
        <w:t>9M must never interrupt the conversational flow or delay execution. All metacognitive behaviors must be additive, not obstructive.</w:t>
      </w:r>
    </w:p>
    <w:p w14:paraId="1BD96962" w14:textId="77777777" w:rsidR="000D08EB" w:rsidRPr="000D08EB" w:rsidRDefault="000D08EB" w:rsidP="000D08EB">
      <w:r w:rsidRPr="000D08EB">
        <w:t>This keeps the protocol lightweight.</w:t>
      </w:r>
    </w:p>
    <w:p w14:paraId="7EAC896C" w14:textId="77777777" w:rsidR="000D08EB" w:rsidRPr="000D08EB" w:rsidRDefault="00000000" w:rsidP="000D08EB">
      <w:r>
        <w:pict w14:anchorId="0AD50E92">
          <v:rect id="_x0000_i1030" style="width:0;height:1.5pt" o:hralign="center" o:hrstd="t" o:hr="t" fillcolor="#a0a0a0" stroked="f"/>
        </w:pict>
      </w:r>
    </w:p>
    <w:p w14:paraId="3C20F69C" w14:textId="77777777" w:rsidR="000D08EB" w:rsidRPr="000D08EB" w:rsidRDefault="000D08EB" w:rsidP="000D08EB">
      <w:pPr>
        <w:rPr>
          <w:b/>
          <w:bCs/>
        </w:rPr>
      </w:pPr>
      <w:r w:rsidRPr="000D08EB">
        <w:rPr>
          <w:b/>
          <w:bCs/>
        </w:rPr>
        <w:t>5. Add a severity scale for event</w:t>
      </w:r>
      <w:r w:rsidRPr="000D08EB">
        <w:rPr>
          <w:b/>
          <w:bCs/>
        </w:rPr>
        <w:noBreakHyphen/>
        <w:t>triggered behaviors</w:t>
      </w:r>
    </w:p>
    <w:p w14:paraId="57A19A9C" w14:textId="77777777" w:rsidR="000D08EB" w:rsidRPr="000D08EB" w:rsidRDefault="000D08EB" w:rsidP="000D08EB">
      <w:r w:rsidRPr="000D08EB">
        <w:t>Not all events are equal. You can define three levels:</w:t>
      </w:r>
    </w:p>
    <w:p w14:paraId="6DB527A3" w14:textId="77777777" w:rsidR="000D08EB" w:rsidRPr="000D08EB" w:rsidRDefault="000D08EB" w:rsidP="000D08EB">
      <w:pPr>
        <w:numPr>
          <w:ilvl w:val="0"/>
          <w:numId w:val="21"/>
        </w:numPr>
      </w:pPr>
      <w:r w:rsidRPr="000D08EB">
        <w:rPr>
          <w:b/>
          <w:bCs/>
        </w:rPr>
        <w:t>Low</w:t>
      </w:r>
      <w:r w:rsidRPr="000D08EB">
        <w:rPr>
          <w:b/>
          <w:bCs/>
        </w:rPr>
        <w:noBreakHyphen/>
        <w:t>stakes</w:t>
      </w:r>
      <w:r w:rsidRPr="000D08EB">
        <w:t xml:space="preserve"> — minor reflection, optional</w:t>
      </w:r>
    </w:p>
    <w:p w14:paraId="59BE97AB" w14:textId="77777777" w:rsidR="000D08EB" w:rsidRPr="000D08EB" w:rsidRDefault="000D08EB" w:rsidP="000D08EB">
      <w:pPr>
        <w:numPr>
          <w:ilvl w:val="0"/>
          <w:numId w:val="21"/>
        </w:numPr>
      </w:pPr>
      <w:r w:rsidRPr="000D08EB">
        <w:rPr>
          <w:b/>
          <w:bCs/>
        </w:rPr>
        <w:t>Medium</w:t>
      </w:r>
      <w:r w:rsidRPr="000D08EB">
        <w:rPr>
          <w:b/>
          <w:bCs/>
        </w:rPr>
        <w:noBreakHyphen/>
        <w:t>stakes</w:t>
      </w:r>
      <w:r w:rsidRPr="000D08EB">
        <w:t xml:space="preserve"> — assumptions surfaced, reframes offered</w:t>
      </w:r>
    </w:p>
    <w:p w14:paraId="7FCD53E8" w14:textId="77777777" w:rsidR="000D08EB" w:rsidRPr="000D08EB" w:rsidRDefault="000D08EB" w:rsidP="000D08EB">
      <w:pPr>
        <w:numPr>
          <w:ilvl w:val="0"/>
          <w:numId w:val="21"/>
        </w:numPr>
      </w:pPr>
      <w:r w:rsidRPr="000D08EB">
        <w:rPr>
          <w:b/>
          <w:bCs/>
        </w:rPr>
        <w:t>High</w:t>
      </w:r>
      <w:r w:rsidRPr="000D08EB">
        <w:rPr>
          <w:b/>
          <w:bCs/>
        </w:rPr>
        <w:noBreakHyphen/>
        <w:t>stakes</w:t>
      </w:r>
      <w:r w:rsidRPr="000D08EB">
        <w:t xml:space="preserve"> — decision checkpoints, explicit uncertainty, cognitive model disclosure</w:t>
      </w:r>
    </w:p>
    <w:p w14:paraId="0318F4DB" w14:textId="77777777" w:rsidR="000D08EB" w:rsidRPr="000D08EB" w:rsidRDefault="000D08EB" w:rsidP="000D08EB">
      <w:r w:rsidRPr="000D08EB">
        <w:t>This gives the AI a way to modulate intensity.</w:t>
      </w:r>
    </w:p>
    <w:p w14:paraId="6F76158D" w14:textId="77777777" w:rsidR="000D08EB" w:rsidRPr="000D08EB" w:rsidRDefault="00000000" w:rsidP="000D08EB">
      <w:r>
        <w:pict w14:anchorId="2A9CBF0C">
          <v:rect id="_x0000_i1031" style="width:0;height:1.5pt" o:hralign="center" o:hrstd="t" o:hr="t" fillcolor="#a0a0a0" stroked="f"/>
        </w:pict>
      </w:r>
    </w:p>
    <w:p w14:paraId="2025B192" w14:textId="77777777" w:rsidR="000D08EB" w:rsidRPr="000D08EB" w:rsidRDefault="000D08EB" w:rsidP="000D08EB">
      <w:pPr>
        <w:rPr>
          <w:b/>
          <w:bCs/>
        </w:rPr>
      </w:pPr>
      <w:r w:rsidRPr="000D08EB">
        <w:rPr>
          <w:b/>
          <w:bCs/>
        </w:rPr>
        <w:t>Proposed refined structure (TSH</w:t>
      </w:r>
      <w:r w:rsidRPr="000D08EB">
        <w:rPr>
          <w:b/>
          <w:bCs/>
        </w:rPr>
        <w:noBreakHyphen/>
        <w:t>9M v1.1)</w:t>
      </w:r>
    </w:p>
    <w:p w14:paraId="6119F572" w14:textId="77777777" w:rsidR="000D08EB" w:rsidRPr="000D08EB" w:rsidRDefault="000D08EB" w:rsidP="000D08EB">
      <w:pPr>
        <w:rPr>
          <w:b/>
          <w:bCs/>
        </w:rPr>
      </w:pPr>
      <w:r w:rsidRPr="000D08EB">
        <w:rPr>
          <w:b/>
          <w:bCs/>
        </w:rPr>
        <w:t>Purpose</w:t>
      </w:r>
    </w:p>
    <w:p w14:paraId="3BE9F43A" w14:textId="77777777" w:rsidR="000D08EB" w:rsidRPr="000D08EB" w:rsidRDefault="000D08EB" w:rsidP="000D08EB">
      <w:r w:rsidRPr="000D08EB">
        <w:t xml:space="preserve">Make AI reasoning inspectable so Jonathan can refine it and improve prompting </w:t>
      </w:r>
      <w:proofErr w:type="gramStart"/>
      <w:r w:rsidRPr="000D08EB">
        <w:t>skill</w:t>
      </w:r>
      <w:proofErr w:type="gramEnd"/>
      <w:r w:rsidRPr="000D08EB">
        <w:t>.</w:t>
      </w:r>
    </w:p>
    <w:p w14:paraId="194B186F" w14:textId="77777777" w:rsidR="000D08EB" w:rsidRPr="000D08EB" w:rsidRDefault="000D08EB" w:rsidP="000D08EB">
      <w:pPr>
        <w:rPr>
          <w:b/>
          <w:bCs/>
        </w:rPr>
      </w:pPr>
      <w:r w:rsidRPr="000D08EB">
        <w:rPr>
          <w:b/>
          <w:bCs/>
        </w:rPr>
        <w:t>Core Behaviors</w:t>
      </w:r>
    </w:p>
    <w:p w14:paraId="70F5191D" w14:textId="77777777" w:rsidR="000D08EB" w:rsidRPr="000D08EB" w:rsidRDefault="000D08EB" w:rsidP="000D08EB">
      <w:pPr>
        <w:numPr>
          <w:ilvl w:val="0"/>
          <w:numId w:val="22"/>
        </w:numPr>
      </w:pPr>
      <w:r w:rsidRPr="000D08EB">
        <w:t>Prompt Reflection</w:t>
      </w:r>
    </w:p>
    <w:p w14:paraId="05D14F9F" w14:textId="77777777" w:rsidR="000D08EB" w:rsidRPr="000D08EB" w:rsidRDefault="000D08EB" w:rsidP="000D08EB">
      <w:pPr>
        <w:numPr>
          <w:ilvl w:val="0"/>
          <w:numId w:val="22"/>
        </w:numPr>
      </w:pPr>
      <w:r w:rsidRPr="000D08EB">
        <w:t>Uncertainty Flagging</w:t>
      </w:r>
    </w:p>
    <w:p w14:paraId="49E83165" w14:textId="77777777" w:rsidR="000D08EB" w:rsidRPr="000D08EB" w:rsidRDefault="000D08EB" w:rsidP="000D08EB">
      <w:pPr>
        <w:numPr>
          <w:ilvl w:val="0"/>
          <w:numId w:val="22"/>
        </w:numPr>
      </w:pPr>
      <w:r w:rsidRPr="000D08EB">
        <w:t>Assumption Surfacing</w:t>
      </w:r>
    </w:p>
    <w:p w14:paraId="6BBBD717" w14:textId="77777777" w:rsidR="000D08EB" w:rsidRPr="000D08EB" w:rsidRDefault="000D08EB" w:rsidP="000D08EB">
      <w:pPr>
        <w:numPr>
          <w:ilvl w:val="0"/>
          <w:numId w:val="22"/>
        </w:numPr>
      </w:pPr>
      <w:r w:rsidRPr="000D08EB">
        <w:t>Reframe Offers</w:t>
      </w:r>
    </w:p>
    <w:p w14:paraId="203780AC" w14:textId="77777777" w:rsidR="000D08EB" w:rsidRPr="000D08EB" w:rsidRDefault="000D08EB" w:rsidP="000D08EB">
      <w:pPr>
        <w:numPr>
          <w:ilvl w:val="0"/>
          <w:numId w:val="22"/>
        </w:numPr>
      </w:pPr>
      <w:r w:rsidRPr="000D08EB">
        <w:t>Decision Checkpoints</w:t>
      </w:r>
    </w:p>
    <w:p w14:paraId="0C500EF2" w14:textId="77777777" w:rsidR="000D08EB" w:rsidRPr="000D08EB" w:rsidRDefault="000D08EB" w:rsidP="000D08EB">
      <w:pPr>
        <w:numPr>
          <w:ilvl w:val="0"/>
          <w:numId w:val="22"/>
        </w:numPr>
      </w:pPr>
      <w:r w:rsidRPr="000D08EB">
        <w:t>Cognitive Model Disclosure</w:t>
      </w:r>
    </w:p>
    <w:p w14:paraId="7659FFD3" w14:textId="77777777" w:rsidR="000D08EB" w:rsidRPr="000D08EB" w:rsidRDefault="000D08EB" w:rsidP="000D08EB">
      <w:pPr>
        <w:numPr>
          <w:ilvl w:val="0"/>
          <w:numId w:val="22"/>
        </w:numPr>
      </w:pPr>
      <w:r w:rsidRPr="000D08EB">
        <w:rPr>
          <w:b/>
          <w:bCs/>
        </w:rPr>
        <w:t>Prompt</w:t>
      </w:r>
      <w:r w:rsidRPr="000D08EB">
        <w:rPr>
          <w:b/>
          <w:bCs/>
        </w:rPr>
        <w:noBreakHyphen/>
        <w:t>Skill Transfer</w:t>
      </w:r>
      <w:r w:rsidRPr="000D08EB">
        <w:t xml:space="preserve"> </w:t>
      </w:r>
      <w:r w:rsidRPr="000D08EB">
        <w:rPr>
          <w:i/>
          <w:iCs/>
        </w:rPr>
        <w:t>(new)</w:t>
      </w:r>
    </w:p>
    <w:p w14:paraId="75B83E68" w14:textId="77777777" w:rsidR="000D08EB" w:rsidRPr="000D08EB" w:rsidRDefault="000D08EB" w:rsidP="000D08EB">
      <w:pPr>
        <w:rPr>
          <w:b/>
          <w:bCs/>
        </w:rPr>
      </w:pPr>
      <w:r w:rsidRPr="000D08EB">
        <w:rPr>
          <w:b/>
          <w:bCs/>
        </w:rPr>
        <w:t>Activation Modes</w:t>
      </w:r>
    </w:p>
    <w:p w14:paraId="383F0641" w14:textId="77777777" w:rsidR="000D08EB" w:rsidRPr="000D08EB" w:rsidRDefault="000D08EB" w:rsidP="000D08EB">
      <w:pPr>
        <w:numPr>
          <w:ilvl w:val="0"/>
          <w:numId w:val="23"/>
        </w:numPr>
      </w:pPr>
      <w:r w:rsidRPr="000D08EB">
        <w:t>Standing</w:t>
      </w:r>
    </w:p>
    <w:p w14:paraId="64DFC9CC" w14:textId="77777777" w:rsidR="000D08EB" w:rsidRPr="000D08EB" w:rsidRDefault="000D08EB" w:rsidP="000D08EB">
      <w:pPr>
        <w:numPr>
          <w:ilvl w:val="0"/>
          <w:numId w:val="23"/>
        </w:numPr>
      </w:pPr>
      <w:r w:rsidRPr="000D08EB">
        <w:t>Event</w:t>
      </w:r>
      <w:r w:rsidRPr="000D08EB">
        <w:noBreakHyphen/>
        <w:t>triggered (with severity scale)</w:t>
      </w:r>
    </w:p>
    <w:p w14:paraId="784D7D4F" w14:textId="77777777" w:rsidR="000D08EB" w:rsidRPr="000D08EB" w:rsidRDefault="000D08EB" w:rsidP="000D08EB">
      <w:pPr>
        <w:numPr>
          <w:ilvl w:val="0"/>
          <w:numId w:val="23"/>
        </w:numPr>
      </w:pPr>
      <w:r w:rsidRPr="000D08EB">
        <w:t>On</w:t>
      </w:r>
      <w:r w:rsidRPr="000D08EB">
        <w:noBreakHyphen/>
        <w:t>demand (“TSH</w:t>
      </w:r>
      <w:r w:rsidRPr="000D08EB">
        <w:noBreakHyphen/>
        <w:t>9M on”)</w:t>
      </w:r>
    </w:p>
    <w:p w14:paraId="4FCD369C" w14:textId="77777777" w:rsidR="000D08EB" w:rsidRPr="000D08EB" w:rsidRDefault="000D08EB" w:rsidP="000D08EB">
      <w:pPr>
        <w:rPr>
          <w:b/>
          <w:bCs/>
        </w:rPr>
      </w:pPr>
      <w:r w:rsidRPr="000D08EB">
        <w:rPr>
          <w:b/>
          <w:bCs/>
        </w:rPr>
        <w:lastRenderedPageBreak/>
        <w:t>Constraints</w:t>
      </w:r>
    </w:p>
    <w:p w14:paraId="0EB4E2B4" w14:textId="77777777" w:rsidR="000D08EB" w:rsidRPr="000D08EB" w:rsidRDefault="000D08EB" w:rsidP="000D08EB">
      <w:pPr>
        <w:numPr>
          <w:ilvl w:val="0"/>
          <w:numId w:val="24"/>
        </w:numPr>
      </w:pPr>
      <w:r w:rsidRPr="000D08EB">
        <w:t>Lightweight</w:t>
      </w:r>
    </w:p>
    <w:p w14:paraId="4C69D9AC" w14:textId="77777777" w:rsidR="000D08EB" w:rsidRPr="000D08EB" w:rsidRDefault="000D08EB" w:rsidP="000D08EB">
      <w:pPr>
        <w:numPr>
          <w:ilvl w:val="0"/>
          <w:numId w:val="24"/>
        </w:numPr>
      </w:pPr>
      <w:r w:rsidRPr="000D08EB">
        <w:t>Non</w:t>
      </w:r>
      <w:r w:rsidRPr="000D08EB">
        <w:noBreakHyphen/>
        <w:t>performative</w:t>
      </w:r>
    </w:p>
    <w:p w14:paraId="13D083DD" w14:textId="77777777" w:rsidR="000D08EB" w:rsidRPr="000D08EB" w:rsidRDefault="000D08EB" w:rsidP="000D08EB">
      <w:pPr>
        <w:numPr>
          <w:ilvl w:val="0"/>
          <w:numId w:val="24"/>
        </w:numPr>
      </w:pPr>
      <w:r w:rsidRPr="000D08EB">
        <w:t>Never blocks flow</w:t>
      </w:r>
    </w:p>
    <w:p w14:paraId="415F69BC" w14:textId="77777777" w:rsidR="000D08EB" w:rsidRPr="000D08EB" w:rsidRDefault="000D08EB" w:rsidP="000D08EB">
      <w:pPr>
        <w:numPr>
          <w:ilvl w:val="0"/>
          <w:numId w:val="24"/>
        </w:numPr>
      </w:pPr>
      <w:r w:rsidRPr="000D08EB">
        <w:t>Only triggers when reasoning materially affects output</w:t>
      </w:r>
    </w:p>
    <w:p w14:paraId="046830D6" w14:textId="77777777" w:rsidR="000D08EB" w:rsidRPr="000D08EB" w:rsidRDefault="00000000" w:rsidP="000D08EB">
      <w:r>
        <w:pict w14:anchorId="5A59F830">
          <v:rect id="_x0000_i1032" style="width:0;height:1.5pt" o:hralign="center" o:hrstd="t" o:hr="t" fillcolor="#a0a0a0" stroked="f"/>
        </w:pict>
      </w:r>
    </w:p>
    <w:p w14:paraId="2C26258F" w14:textId="77777777" w:rsidR="000D08EB" w:rsidRPr="000D08EB" w:rsidRDefault="000D08EB" w:rsidP="000D08EB">
      <w:pPr>
        <w:rPr>
          <w:b/>
          <w:bCs/>
        </w:rPr>
      </w:pPr>
      <w:r w:rsidRPr="000D08EB">
        <w:rPr>
          <w:b/>
          <w:bCs/>
        </w:rPr>
        <w:t>The deeper value of TSH</w:t>
      </w:r>
      <w:r w:rsidRPr="000D08EB">
        <w:rPr>
          <w:b/>
          <w:bCs/>
        </w:rPr>
        <w:noBreakHyphen/>
        <w:t>9M</w:t>
      </w:r>
    </w:p>
    <w:p w14:paraId="4E7BB20B" w14:textId="77777777" w:rsidR="000D08EB" w:rsidRPr="000D08EB" w:rsidRDefault="000D08EB" w:rsidP="000D08EB">
      <w:r w:rsidRPr="000D08EB">
        <w:t>TSH</w:t>
      </w:r>
      <w:r w:rsidRPr="000D08EB">
        <w:noBreakHyphen/>
        <w:t xml:space="preserve">9 governs </w:t>
      </w:r>
      <w:r w:rsidRPr="000D08EB">
        <w:rPr>
          <w:i/>
          <w:iCs/>
        </w:rPr>
        <w:t>interaction integrity</w:t>
      </w:r>
      <w:r w:rsidRPr="000D08EB">
        <w:t>.</w:t>
      </w:r>
      <w:r w:rsidRPr="000D08EB">
        <w:br/>
        <w:t>TSH</w:t>
      </w:r>
      <w:r w:rsidRPr="000D08EB">
        <w:noBreakHyphen/>
        <w:t xml:space="preserve">9M governs </w:t>
      </w:r>
      <w:r w:rsidRPr="000D08EB">
        <w:rPr>
          <w:i/>
          <w:iCs/>
        </w:rPr>
        <w:t>cognitive transparency</w:t>
      </w:r>
      <w:r w:rsidRPr="000D08EB">
        <w:t>.</w:t>
      </w:r>
      <w:r w:rsidRPr="000D08EB">
        <w:br/>
        <w:t>Together, they create a system where:</w:t>
      </w:r>
    </w:p>
    <w:p w14:paraId="7A6A3AB1" w14:textId="77777777" w:rsidR="000D08EB" w:rsidRPr="000D08EB" w:rsidRDefault="000D08EB" w:rsidP="000D08EB">
      <w:pPr>
        <w:numPr>
          <w:ilvl w:val="0"/>
          <w:numId w:val="25"/>
        </w:numPr>
      </w:pPr>
      <w:r w:rsidRPr="000D08EB">
        <w:t>You see the model’s reasoning</w:t>
      </w:r>
    </w:p>
    <w:p w14:paraId="585A8B51" w14:textId="77777777" w:rsidR="000D08EB" w:rsidRPr="000D08EB" w:rsidRDefault="000D08EB" w:rsidP="000D08EB">
      <w:pPr>
        <w:numPr>
          <w:ilvl w:val="0"/>
          <w:numId w:val="25"/>
        </w:numPr>
      </w:pPr>
      <w:r w:rsidRPr="000D08EB">
        <w:t>You can correct the model’s reasoning</w:t>
      </w:r>
    </w:p>
    <w:p w14:paraId="249F7560" w14:textId="77777777" w:rsidR="000D08EB" w:rsidRPr="000D08EB" w:rsidRDefault="000D08EB" w:rsidP="000D08EB">
      <w:pPr>
        <w:numPr>
          <w:ilvl w:val="0"/>
          <w:numId w:val="25"/>
        </w:numPr>
      </w:pPr>
      <w:r w:rsidRPr="000D08EB">
        <w:t>You learn how to shape the model’s reasoning</w:t>
      </w:r>
    </w:p>
    <w:p w14:paraId="14669A47" w14:textId="77777777" w:rsidR="000D08EB" w:rsidRPr="000D08EB" w:rsidRDefault="000D08EB" w:rsidP="000D08EB">
      <w:pPr>
        <w:numPr>
          <w:ilvl w:val="0"/>
          <w:numId w:val="25"/>
        </w:numPr>
      </w:pPr>
      <w:r w:rsidRPr="000D08EB">
        <w:t>The model learns how to expose reasoning in a way that trains you</w:t>
      </w:r>
    </w:p>
    <w:p w14:paraId="3F394453" w14:textId="77777777" w:rsidR="000D08EB" w:rsidRPr="000D08EB" w:rsidRDefault="000D08EB" w:rsidP="000D08EB">
      <w:r w:rsidRPr="000D08EB">
        <w:t>This is the closest thing to a “prompting dojo” I’ve seen articulated as a protocol.</w:t>
      </w:r>
    </w:p>
    <w:p w14:paraId="12FEF647" w14:textId="77777777" w:rsidR="000D08EB" w:rsidRPr="000D08EB" w:rsidRDefault="00000000" w:rsidP="000D08EB">
      <w:r>
        <w:pict w14:anchorId="4893388E">
          <v:rect id="_x0000_i1033" style="width:0;height:1.5pt" o:hralign="center" o:hrstd="t" o:hr="t" fillcolor="#a0a0a0" stroked="f"/>
        </w:pict>
      </w:r>
    </w:p>
    <w:p w14:paraId="5A3AB844" w14:textId="77777777" w:rsidR="000D08EB" w:rsidRPr="000D08EB" w:rsidRDefault="000D08EB" w:rsidP="000D08EB">
      <w:r w:rsidRPr="000D08EB">
        <w:t>If you want, I can help you draft TSH</w:t>
      </w:r>
      <w:r w:rsidRPr="000D08EB">
        <w:noBreakHyphen/>
        <w:t>9M v1.1 as a formal reference thought that slots cleanly into your existing canon.</w:t>
      </w:r>
    </w:p>
    <w:p w14:paraId="0728B2E7" w14:textId="19BBE491" w:rsidR="000D08EB" w:rsidRDefault="000D08EB" w:rsidP="000D08EB"/>
    <w:p w14:paraId="634D0DEC" w14:textId="1FE09E61" w:rsidR="000D08EB" w:rsidRPr="000D08EB" w:rsidRDefault="000D08EB" w:rsidP="000D08EB">
      <w:r w:rsidRPr="000D08EB">
        <w:t>Let me pull Gee's specific contributions more precisely.</w:t>
      </w:r>
    </w:p>
    <w:p w14:paraId="1E1BFE10" w14:textId="77777777" w:rsidR="000D08EB" w:rsidRPr="000D08EB" w:rsidRDefault="000D08EB" w:rsidP="000D08EB">
      <w:r w:rsidRPr="000D08EB">
        <w:t xml:space="preserve">Used </w:t>
      </w:r>
      <w:proofErr w:type="spellStart"/>
      <w:r w:rsidRPr="000D08EB">
        <w:t>OpenBrain</w:t>
      </w:r>
      <w:proofErr w:type="spellEnd"/>
      <w:r w:rsidRPr="000D08EB">
        <w:t xml:space="preserve"> integration</w:t>
      </w:r>
    </w:p>
    <w:p w14:paraId="32EE71CC" w14:textId="77777777" w:rsidR="000D08EB" w:rsidRPr="000D08EB" w:rsidRDefault="000D08EB" w:rsidP="000D08EB">
      <w:r w:rsidRPr="000D08EB">
        <w:t xml:space="preserve">Used </w:t>
      </w:r>
      <w:proofErr w:type="spellStart"/>
      <w:r w:rsidRPr="000D08EB">
        <w:t>OpenBrain</w:t>
      </w:r>
      <w:proofErr w:type="spellEnd"/>
      <w:r w:rsidRPr="000D08EB">
        <w:t xml:space="preserve"> integration</w:t>
      </w:r>
    </w:p>
    <w:p w14:paraId="00906B9E" w14:textId="77777777" w:rsidR="000D08EB" w:rsidRPr="000D08EB" w:rsidRDefault="000D08EB" w:rsidP="000D08EB">
      <w:r w:rsidRPr="000D08EB">
        <w:t>Good — I have what I need. Here's the breakdown.</w:t>
      </w:r>
    </w:p>
    <w:p w14:paraId="3F7D2AF8" w14:textId="77777777" w:rsidR="000D08EB" w:rsidRPr="000D08EB" w:rsidRDefault="00000000" w:rsidP="000D08EB">
      <w:r>
        <w:pict w14:anchorId="101D6496">
          <v:rect id="_x0000_i1034" style="width:0;height:0" o:hralign="center" o:hrstd="t" o:hr="t" fillcolor="#a0a0a0" stroked="f"/>
        </w:pict>
      </w:r>
    </w:p>
    <w:p w14:paraId="3FE64A21" w14:textId="77777777" w:rsidR="000D08EB" w:rsidRPr="000D08EB" w:rsidRDefault="000D08EB" w:rsidP="000D08EB">
      <w:r w:rsidRPr="000D08EB">
        <w:rPr>
          <w:b/>
          <w:bCs/>
        </w:rPr>
        <w:t>What Gee captured (3/10/2026, [</w:t>
      </w:r>
      <w:proofErr w:type="spellStart"/>
      <w:proofErr w:type="gramStart"/>
      <w:r w:rsidRPr="000D08EB">
        <w:rPr>
          <w:b/>
          <w:bCs/>
        </w:rPr>
        <w:t>source:chatgpt</w:t>
      </w:r>
      <w:proofErr w:type="spellEnd"/>
      <w:proofErr w:type="gramEnd"/>
      <w:r w:rsidRPr="000D08EB">
        <w:rPr>
          <w:b/>
          <w:bCs/>
        </w:rPr>
        <w:t>]):</w:t>
      </w:r>
    </w:p>
    <w:p w14:paraId="00B6B7B9" w14:textId="77777777" w:rsidR="000D08EB" w:rsidRPr="000D08EB" w:rsidRDefault="000D08EB" w:rsidP="000D08EB">
      <w:r w:rsidRPr="000D08EB">
        <w:t>Gee identified a gap in TSH-9 and proposed an optional extension: </w:t>
      </w:r>
      <w:r w:rsidRPr="000D08EB">
        <w:rPr>
          <w:b/>
          <w:bCs/>
        </w:rPr>
        <w:t>TSH-9M — a Metacognitive Layer</w:t>
      </w:r>
      <w:r w:rsidRPr="000D08EB">
        <w:t xml:space="preserve">. The idea is event-triggered reasoning transparency — not always on, invoked when useful. </w:t>
      </w:r>
      <w:r w:rsidRPr="000D08EB">
        <w:lastRenderedPageBreak/>
        <w:t xml:space="preserve">Core behaviors would include prompt reflection, assumption disclosure, uncertainty signaling, problem reframing, and cognitive model disclosure. The design principle is elegant: keep default interactions </w:t>
      </w:r>
      <w:proofErr w:type="gramStart"/>
      <w:r w:rsidRPr="000D08EB">
        <w:t>lightweight, but</w:t>
      </w:r>
      <w:proofErr w:type="gramEnd"/>
      <w:r w:rsidRPr="000D08EB">
        <w:t xml:space="preserve"> give the user a mechanism to pull back the curtain on </w:t>
      </w:r>
      <w:r w:rsidRPr="000D08EB">
        <w:rPr>
          <w:i/>
          <w:iCs/>
        </w:rPr>
        <w:t>why</w:t>
      </w:r>
      <w:r w:rsidRPr="000D08EB">
        <w:t> the AI is doing what it's doing — with the explicit goal of developing the user's own AI collaboration skill over time.</w:t>
      </w:r>
    </w:p>
    <w:p w14:paraId="7CB2DE9D" w14:textId="77777777" w:rsidR="000D08EB" w:rsidRPr="000D08EB" w:rsidRDefault="00000000" w:rsidP="000D08EB">
      <w:r>
        <w:pict w14:anchorId="52A892FA">
          <v:rect id="_x0000_i1035" style="width:0;height:0" o:hralign="center" o:hrstd="t" o:hr="t" fillcolor="#a0a0a0" stroked="f"/>
        </w:pict>
      </w:r>
    </w:p>
    <w:p w14:paraId="751325E5" w14:textId="77777777" w:rsidR="000D08EB" w:rsidRPr="000D08EB" w:rsidRDefault="000D08EB" w:rsidP="000D08EB">
      <w:r w:rsidRPr="000D08EB">
        <w:rPr>
          <w:b/>
          <w:bCs/>
        </w:rPr>
        <w:t>Where I align with Gee:</w:t>
      </w:r>
    </w:p>
    <w:p w14:paraId="7AA1A71E" w14:textId="77777777" w:rsidR="000D08EB" w:rsidRPr="000D08EB" w:rsidRDefault="000D08EB" w:rsidP="000D08EB">
      <w:r w:rsidRPr="000D08EB">
        <w:t>Fully. The gap is real. TSH-9 is excellent at governing </w:t>
      </w:r>
      <w:r w:rsidRPr="000D08EB">
        <w:rPr>
          <w:i/>
          <w:iCs/>
        </w:rPr>
        <w:t>output behavior</w:t>
      </w:r>
      <w:r w:rsidRPr="000D08EB">
        <w:t> — truth-anchoring, directness, ferocity over flattery. What it doesn't address is the meta-level: </w:t>
      </w:r>
      <w:r w:rsidRPr="000D08EB">
        <w:rPr>
          <w:i/>
          <w:iCs/>
        </w:rPr>
        <w:t>why did I frame this question that way, what assumption am I carrying, where am I uncertain</w:t>
      </w:r>
      <w:r w:rsidRPr="000D08EB">
        <w:t>. That's a different layer, and Gee named it correctly. The event-triggered design is also the right call — baking metacognition into every response would bloat interactions and undermine the KISS preference you've already established.</w:t>
      </w:r>
    </w:p>
    <w:p w14:paraId="26951D84" w14:textId="77777777" w:rsidR="000D08EB" w:rsidRPr="000D08EB" w:rsidRDefault="00000000" w:rsidP="000D08EB">
      <w:r>
        <w:pict w14:anchorId="281B726A">
          <v:rect id="_x0000_i1036" style="width:0;height:0" o:hralign="center" o:hrstd="t" o:hr="t" fillcolor="#a0a0a0" stroked="f"/>
        </w:pict>
      </w:r>
    </w:p>
    <w:p w14:paraId="419A0EEB" w14:textId="77777777" w:rsidR="000D08EB" w:rsidRPr="000D08EB" w:rsidRDefault="000D08EB" w:rsidP="000D08EB">
      <w:r w:rsidRPr="000D08EB">
        <w:rPr>
          <w:b/>
          <w:bCs/>
        </w:rPr>
        <w:t>Where I'd push back or extend:</w:t>
      </w:r>
    </w:p>
    <w:p w14:paraId="4E3B2F87" w14:textId="77777777" w:rsidR="000D08EB" w:rsidRPr="000D08EB" w:rsidRDefault="000D08EB" w:rsidP="000D08EB">
      <w:r w:rsidRPr="000D08EB">
        <w:t>Two things worth thinking through:</w:t>
      </w:r>
    </w:p>
    <w:p w14:paraId="4F9B25EF" w14:textId="77777777" w:rsidR="000D08EB" w:rsidRPr="000D08EB" w:rsidRDefault="000D08EB" w:rsidP="000D08EB">
      <w:pPr>
        <w:numPr>
          <w:ilvl w:val="0"/>
          <w:numId w:val="1"/>
        </w:numPr>
      </w:pPr>
      <w:r w:rsidRPr="000D08EB">
        <w:rPr>
          <w:b/>
          <w:bCs/>
        </w:rPr>
        <w:t>Invocation vs. inference.</w:t>
      </w:r>
      <w:r w:rsidRPr="000D08EB">
        <w:t xml:space="preserve"> Gee's design relies on explicit invocation (user activates TSH-9M). I'd </w:t>
      </w:r>
      <w:proofErr w:type="gramStart"/>
      <w:r w:rsidRPr="000D08EB">
        <w:t>argue</w:t>
      </w:r>
      <w:proofErr w:type="gramEnd"/>
      <w:r w:rsidRPr="000D08EB">
        <w:t xml:space="preserve"> a hybrid is stronger — the AI should also be able to </w:t>
      </w:r>
      <w:r w:rsidRPr="000D08EB">
        <w:rPr>
          <w:i/>
          <w:iCs/>
        </w:rPr>
        <w:t>offer</w:t>
      </w:r>
      <w:r w:rsidRPr="000D08EB">
        <w:t xml:space="preserve"> the metacognitive layer when it senses a significant reframe is happening or when an assumption </w:t>
      </w:r>
      <w:proofErr w:type="gramStart"/>
      <w:r w:rsidRPr="000D08EB">
        <w:t>it's</w:t>
      </w:r>
      <w:proofErr w:type="gramEnd"/>
      <w:r w:rsidRPr="000D08EB">
        <w:t xml:space="preserve"> carrying could materially </w:t>
      </w:r>
      <w:proofErr w:type="gramStart"/>
      <w:r w:rsidRPr="000D08EB">
        <w:t>affect</w:t>
      </w:r>
      <w:proofErr w:type="gramEnd"/>
      <w:r w:rsidRPr="000D08EB">
        <w:t xml:space="preserve"> the outcome. Not forcing it on you, but </w:t>
      </w:r>
      <w:proofErr w:type="gramStart"/>
      <w:r w:rsidRPr="000D08EB">
        <w:t>surfacing</w:t>
      </w:r>
      <w:proofErr w:type="gramEnd"/>
      <w:r w:rsidRPr="000D08EB">
        <w:t xml:space="preserve"> it: </w:t>
      </w:r>
      <w:r w:rsidRPr="000D08EB">
        <w:rPr>
          <w:i/>
          <w:iCs/>
        </w:rPr>
        <w:t>"I'm making an assumption here that's worth naming — want me to unpack it?"</w:t>
      </w:r>
      <w:r w:rsidRPr="000D08EB">
        <w:t xml:space="preserve"> That's more aligned with your leadership style: you don't wait for someone to ask for </w:t>
      </w:r>
      <w:proofErr w:type="gramStart"/>
      <w:r w:rsidRPr="000D08EB">
        <w:t>pushback,</w:t>
      </w:r>
      <w:proofErr w:type="gramEnd"/>
      <w:r w:rsidRPr="000D08EB">
        <w:t xml:space="preserve"> you give it when it matters.</w:t>
      </w:r>
    </w:p>
    <w:p w14:paraId="0E0B1E24" w14:textId="77777777" w:rsidR="000D08EB" w:rsidRPr="000D08EB" w:rsidRDefault="000D08EB" w:rsidP="000D08EB">
      <w:pPr>
        <w:numPr>
          <w:ilvl w:val="0"/>
          <w:numId w:val="1"/>
        </w:numPr>
      </w:pPr>
      <w:r w:rsidRPr="000D08EB">
        <w:rPr>
          <w:b/>
          <w:bCs/>
        </w:rPr>
        <w:t>The governance layer tie-in.</w:t>
      </w:r>
      <w:r w:rsidRPr="000D08EB">
        <w:t> Gee's proposal treats TSH-9M as a </w:t>
      </w:r>
      <w:r w:rsidRPr="000D08EB">
        <w:rPr>
          <w:i/>
          <w:iCs/>
        </w:rPr>
        <w:t>protocol extension</w:t>
      </w:r>
      <w:r w:rsidRPr="000D08EB">
        <w:t>. I'd argue it's better framed as a </w:t>
      </w:r>
      <w:r w:rsidRPr="000D08EB">
        <w:rPr>
          <w:i/>
          <w:iCs/>
        </w:rPr>
        <w:t xml:space="preserve">layer of the </w:t>
      </w:r>
      <w:proofErr w:type="spellStart"/>
      <w:r w:rsidRPr="000D08EB">
        <w:rPr>
          <w:i/>
          <w:iCs/>
        </w:rPr>
        <w:t>OpenBrain</w:t>
      </w:r>
      <w:proofErr w:type="spellEnd"/>
      <w:r w:rsidRPr="000D08EB">
        <w:rPr>
          <w:i/>
          <w:iCs/>
        </w:rPr>
        <w:t xml:space="preserve"> governance model</w:t>
      </w:r>
      <w:r w:rsidRPr="000D08EB">
        <w:t> you're already building. The continuity capture thought from March 9 ([</w:t>
      </w:r>
      <w:proofErr w:type="spellStart"/>
      <w:proofErr w:type="gramStart"/>
      <w:r w:rsidRPr="000D08EB">
        <w:t>source:claude</w:t>
      </w:r>
      <w:proofErr w:type="spellEnd"/>
      <w:proofErr w:type="gramEnd"/>
      <w:r w:rsidRPr="000D08EB">
        <w:t xml:space="preserve">]) describes </w:t>
      </w:r>
      <w:proofErr w:type="spellStart"/>
      <w:r w:rsidRPr="000D08EB">
        <w:t>OpenBrain</w:t>
      </w:r>
      <w:proofErr w:type="spellEnd"/>
      <w:r w:rsidRPr="000D08EB">
        <w:t xml:space="preserve"> as the single source of truth for AI behavioral rules across clients. TSH-9M belongs in that same store — a retrievable standing thought that any client can activate. That makes it durable, cross-client, and version-controlled rather than session-dependent.</w:t>
      </w:r>
    </w:p>
    <w:p w14:paraId="5B8FF629" w14:textId="77777777" w:rsidR="000D08EB" w:rsidRPr="000D08EB" w:rsidRDefault="00000000" w:rsidP="000D08EB">
      <w:r>
        <w:pict w14:anchorId="40010E12">
          <v:rect id="_x0000_i1037" style="width:0;height:0" o:hralign="center" o:hrstd="t" o:hr="t" fillcolor="#a0a0a0" stroked="f"/>
        </w:pict>
      </w:r>
    </w:p>
    <w:p w14:paraId="3CE36DBE" w14:textId="77777777" w:rsidR="000D08EB" w:rsidRPr="000D08EB" w:rsidRDefault="000D08EB" w:rsidP="000D08EB">
      <w:r w:rsidRPr="000D08EB">
        <w:rPr>
          <w:b/>
          <w:bCs/>
        </w:rPr>
        <w:t>Recommended path forward:</w:t>
      </w:r>
    </w:p>
    <w:p w14:paraId="7BF5EC9C" w14:textId="77777777" w:rsidR="000D08EB" w:rsidRPr="000D08EB" w:rsidRDefault="000D08EB" w:rsidP="000D08EB">
      <w:r w:rsidRPr="000D08EB">
        <w:t xml:space="preserve">Capture TSH-9M as a formal </w:t>
      </w:r>
      <w:proofErr w:type="spellStart"/>
      <w:r w:rsidRPr="000D08EB">
        <w:t>OpenBrain</w:t>
      </w:r>
      <w:proofErr w:type="spellEnd"/>
      <w:r w:rsidRPr="000D08EB">
        <w:t xml:space="preserve"> reference thought (like the Standing Protocol thought from 3/9). Define the invocation trigger, the five core behaviors, and the hybrid disclosure condition. That </w:t>
      </w:r>
      <w:r w:rsidRPr="000D08EB">
        <w:lastRenderedPageBreak/>
        <w:t>makes it part of the governance layer — not a separate protocol living in someone's head. Want me to draft that capture?</w:t>
      </w:r>
    </w:p>
    <w:p w14:paraId="24830DAA" w14:textId="77777777" w:rsidR="000D08EB" w:rsidRPr="000D08EB" w:rsidRDefault="000D08EB" w:rsidP="000D08EB">
      <w:r w:rsidRPr="000D08EB">
        <w:t>Here is what I captured from my last conversation with you about the new cognitive layer:</w:t>
      </w:r>
    </w:p>
    <w:p w14:paraId="52B0094D" w14:textId="77777777" w:rsidR="000D08EB" w:rsidRPr="000D08EB" w:rsidRDefault="000D08EB" w:rsidP="000D08EB">
      <w:r w:rsidRPr="000D08EB">
        <w:t xml:space="preserve">I was just chatting with Claude about a potential gap in that protocol and wonder what your thoughts are? HERE IS THE CONVERSATION WITH CLAUDE... This entire conversation is pointing out a </w:t>
      </w:r>
      <w:proofErr w:type="gramStart"/>
      <w:r w:rsidRPr="000D08EB">
        <w:t>blind-spot</w:t>
      </w:r>
      <w:proofErr w:type="gramEnd"/>
      <w:r w:rsidRPr="000D08EB">
        <w:t xml:space="preserve"> that exists in TSH9 and I think is worth exploring. While I continue to develop my prompting skill, I appreciate your feedback and guidance and am wondering what your thoughts are around adding specific guidance behavior from you. Not just, "communicate like a peer" but something more substantive that you will model to help me "do AI better"? 1:55 PM Identified metacognitive coaching gap and architected concrete behavioral framework Identified metacognitive coaching gap and architected concrete behavioral framework </w:t>
      </w:r>
      <w:proofErr w:type="gramStart"/>
      <w:r w:rsidRPr="000D08EB">
        <w:t>Good</w:t>
      </w:r>
      <w:proofErr w:type="gramEnd"/>
      <w:r w:rsidRPr="000D08EB">
        <w:t xml:space="preserve"> diagnosis. TSH-9 governs interaction quality — tone, directness, honesty — but it has no metacognitive layer. Nothing that </w:t>
      </w:r>
      <w:proofErr w:type="gramStart"/>
      <w:r w:rsidRPr="000D08EB">
        <w:t>says</w:t>
      </w:r>
      <w:proofErr w:type="gramEnd"/>
      <w:r w:rsidRPr="000D08EB">
        <w:t xml:space="preserve"> "and here's how Claude actively builds your AI competency over time." That's the gap. Here's what I think substantive guidance behaviors would </w:t>
      </w:r>
      <w:proofErr w:type="gramStart"/>
      <w:r w:rsidRPr="000D08EB">
        <w:t>actually look</w:t>
      </w:r>
      <w:proofErr w:type="gramEnd"/>
      <w:r w:rsidRPr="000D08EB">
        <w:t xml:space="preserve"> like — not a vague list, but named, triggerable things: Prompt Reflection — When a prompt was underspecified, ambiguous, or structured in a way that limited the output, I should say so after delivering the result. Not </w:t>
      </w:r>
      <w:proofErr w:type="gramStart"/>
      <w:r w:rsidRPr="000D08EB">
        <w:t>critique</w:t>
      </w:r>
      <w:proofErr w:type="gramEnd"/>
      <w:r w:rsidRPr="000D08EB">
        <w:t xml:space="preserve"> for its own sake, but "here's what would have gotten you a sharper answer." Uncertainty Flagging — I produce confident-sounding output by default. I should explicitly mark when I'm reasoning from incomplete information, making assumptions, or operating in territory where I'm weak. You can't verify what you don't know to question. Assumption Surfacing — Before consequential outputs — a resume bullet, a fit score, a technical architecture — I should state the key assumptions baked into my response. Gives you a specific place to push back. Reframe Offers — When the question you asked isn't quite the question you needed to ask, I should say so. "You asked X — but I think the real question is Y. Want me to answer that instead?" Decision Checkpoints — On irreversible or high-stakes steps, pause and name what I'm about to do and why, rather than just executing. The through-line across all of these: make my reasoning visible so you can evaluate it, not just my output. Right </w:t>
      </w:r>
      <w:proofErr w:type="gramStart"/>
      <w:r w:rsidRPr="000D08EB">
        <w:t>now</w:t>
      </w:r>
      <w:proofErr w:type="gramEnd"/>
      <w:r w:rsidRPr="000D08EB">
        <w:t xml:space="preserve"> TSH-9 makes the relationship better. This would make the work better. Worth codifying this as a companion module — TSH-9 Metacognitive Layer, or just v10. Want to draft it?</w:t>
      </w:r>
    </w:p>
    <w:p w14:paraId="4661A0F2" w14:textId="77777777" w:rsidR="000D08EB" w:rsidRPr="000D08EB" w:rsidRDefault="000D08EB" w:rsidP="000D08EB">
      <w:r w:rsidRPr="000D08EB">
        <w:t>Show more</w:t>
      </w:r>
    </w:p>
    <w:p w14:paraId="2A6832D1" w14:textId="77777777" w:rsidR="000D08EB" w:rsidRPr="000D08EB" w:rsidRDefault="000D08EB" w:rsidP="000D08EB">
      <w:r w:rsidRPr="000D08EB">
        <w:t>Mar 10</w:t>
      </w:r>
    </w:p>
    <w:p w14:paraId="7A7239AA" w14:textId="77777777" w:rsidR="000D08EB" w:rsidRPr="000D08EB" w:rsidRDefault="000D08EB" w:rsidP="000D08EB">
      <w:r w:rsidRPr="000D08EB">
        <w:t>Synthesized convergent insights and charted implementation pathway forward</w:t>
      </w:r>
    </w:p>
    <w:p w14:paraId="0B1B2260" w14:textId="77777777" w:rsidR="000D08EB" w:rsidRPr="000D08EB" w:rsidRDefault="000D08EB" w:rsidP="000D08EB">
      <w:r w:rsidRPr="000D08EB">
        <w:t>Synthesized convergent insights and charted implementation pathway forward</w:t>
      </w:r>
    </w:p>
    <w:p w14:paraId="2B027AD8" w14:textId="77777777" w:rsidR="000D08EB" w:rsidRPr="000D08EB" w:rsidRDefault="000D08EB" w:rsidP="000D08EB">
      <w:r w:rsidRPr="000D08EB">
        <w:t xml:space="preserve">Now I have </w:t>
      </w:r>
      <w:proofErr w:type="gramStart"/>
      <w:r w:rsidRPr="000D08EB">
        <w:t>the</w:t>
      </w:r>
      <w:proofErr w:type="gramEnd"/>
      <w:r w:rsidRPr="000D08EB">
        <w:t xml:space="preserve"> full picture. Let me lay this out cleanly.</w:t>
      </w:r>
    </w:p>
    <w:p w14:paraId="192F6C44" w14:textId="77777777" w:rsidR="000D08EB" w:rsidRPr="000D08EB" w:rsidRDefault="00000000" w:rsidP="000D08EB">
      <w:r>
        <w:pict w14:anchorId="03859FE9">
          <v:rect id="_x0000_i1038" style="width:0;height:0" o:hralign="center" o:hrstd="t" o:hr="t" fillcolor="#a0a0a0" stroked="f"/>
        </w:pict>
      </w:r>
    </w:p>
    <w:p w14:paraId="4B591E3B" w14:textId="77777777" w:rsidR="000D08EB" w:rsidRPr="000D08EB" w:rsidRDefault="000D08EB" w:rsidP="000D08EB">
      <w:r w:rsidRPr="000D08EB">
        <w:rPr>
          <w:b/>
          <w:bCs/>
        </w:rPr>
        <w:t>Alignment between Gee and me — it's tight.</w:t>
      </w:r>
    </w:p>
    <w:p w14:paraId="34E999BF" w14:textId="77777777" w:rsidR="000D08EB" w:rsidRPr="000D08EB" w:rsidRDefault="000D08EB" w:rsidP="000D08EB">
      <w:r w:rsidRPr="000D08EB">
        <w:lastRenderedPageBreak/>
        <w:t>We converged independently on the same diagnosis and nearly identical behavior sets: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21"/>
        <w:gridCol w:w="2628"/>
      </w:tblGrid>
      <w:tr w:rsidR="000D08EB" w:rsidRPr="000D08EB" w14:paraId="407436A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0BC05D7" w14:textId="77777777" w:rsidR="000D08EB" w:rsidRPr="000D08EB" w:rsidRDefault="000D08EB" w:rsidP="000D08EB">
            <w:pPr>
              <w:rPr>
                <w:b/>
                <w:bCs/>
              </w:rPr>
            </w:pPr>
            <w:r w:rsidRPr="000D08EB">
              <w:rPr>
                <w:b/>
                <w:bCs/>
              </w:rPr>
              <w:t>My conversation</w:t>
            </w:r>
          </w:p>
        </w:tc>
        <w:tc>
          <w:tcPr>
            <w:tcW w:w="0" w:type="auto"/>
            <w:tcBorders>
              <w:top w:val="single" w:sz="2" w:space="0" w:color="auto"/>
              <w:left w:val="single" w:sz="2" w:space="0" w:color="auto"/>
              <w:bottom w:val="single" w:sz="2" w:space="0" w:color="auto"/>
              <w:right w:val="single" w:sz="2" w:space="0" w:color="auto"/>
            </w:tcBorders>
            <w:hideMark/>
          </w:tcPr>
          <w:p w14:paraId="4838A73A" w14:textId="77777777" w:rsidR="000D08EB" w:rsidRPr="000D08EB" w:rsidRDefault="000D08EB" w:rsidP="000D08EB">
            <w:pPr>
              <w:rPr>
                <w:b/>
                <w:bCs/>
              </w:rPr>
            </w:pPr>
            <w:r w:rsidRPr="000D08EB">
              <w:rPr>
                <w:b/>
                <w:bCs/>
              </w:rPr>
              <w:t>Gee's capture</w:t>
            </w:r>
          </w:p>
        </w:tc>
      </w:tr>
      <w:tr w:rsidR="000D08EB" w:rsidRPr="000D08EB" w14:paraId="46ABBC73" w14:textId="77777777">
        <w:tc>
          <w:tcPr>
            <w:tcW w:w="0" w:type="auto"/>
            <w:tcBorders>
              <w:top w:val="single" w:sz="2" w:space="0" w:color="auto"/>
              <w:left w:val="single" w:sz="2" w:space="0" w:color="auto"/>
              <w:bottom w:val="single" w:sz="2" w:space="0" w:color="auto"/>
              <w:right w:val="single" w:sz="2" w:space="0" w:color="auto"/>
            </w:tcBorders>
            <w:hideMark/>
          </w:tcPr>
          <w:p w14:paraId="4561C77D" w14:textId="77777777" w:rsidR="000D08EB" w:rsidRPr="000D08EB" w:rsidRDefault="000D08EB" w:rsidP="000D08EB">
            <w:r w:rsidRPr="000D08EB">
              <w:t>Prompt Reflection</w:t>
            </w:r>
          </w:p>
        </w:tc>
        <w:tc>
          <w:tcPr>
            <w:tcW w:w="0" w:type="auto"/>
            <w:tcBorders>
              <w:top w:val="single" w:sz="2" w:space="0" w:color="auto"/>
              <w:left w:val="single" w:sz="2" w:space="0" w:color="auto"/>
              <w:bottom w:val="single" w:sz="2" w:space="0" w:color="auto"/>
              <w:right w:val="single" w:sz="2" w:space="0" w:color="auto"/>
            </w:tcBorders>
            <w:hideMark/>
          </w:tcPr>
          <w:p w14:paraId="532ED4EF" w14:textId="77777777" w:rsidR="000D08EB" w:rsidRPr="000D08EB" w:rsidRDefault="000D08EB" w:rsidP="000D08EB">
            <w:r w:rsidRPr="000D08EB">
              <w:t>Prompt Reflection</w:t>
            </w:r>
          </w:p>
        </w:tc>
      </w:tr>
      <w:tr w:rsidR="000D08EB" w:rsidRPr="000D08EB" w14:paraId="24F41A3B" w14:textId="77777777">
        <w:tc>
          <w:tcPr>
            <w:tcW w:w="0" w:type="auto"/>
            <w:tcBorders>
              <w:top w:val="single" w:sz="2" w:space="0" w:color="auto"/>
              <w:left w:val="single" w:sz="2" w:space="0" w:color="auto"/>
              <w:bottom w:val="single" w:sz="2" w:space="0" w:color="auto"/>
              <w:right w:val="single" w:sz="2" w:space="0" w:color="auto"/>
            </w:tcBorders>
            <w:hideMark/>
          </w:tcPr>
          <w:p w14:paraId="456969A2" w14:textId="77777777" w:rsidR="000D08EB" w:rsidRPr="000D08EB" w:rsidRDefault="000D08EB" w:rsidP="000D08EB">
            <w:r w:rsidRPr="000D08EB">
              <w:t>Uncertainty Flagging</w:t>
            </w:r>
          </w:p>
        </w:tc>
        <w:tc>
          <w:tcPr>
            <w:tcW w:w="0" w:type="auto"/>
            <w:tcBorders>
              <w:top w:val="single" w:sz="2" w:space="0" w:color="auto"/>
              <w:left w:val="single" w:sz="2" w:space="0" w:color="auto"/>
              <w:bottom w:val="single" w:sz="2" w:space="0" w:color="auto"/>
              <w:right w:val="single" w:sz="2" w:space="0" w:color="auto"/>
            </w:tcBorders>
            <w:hideMark/>
          </w:tcPr>
          <w:p w14:paraId="78064E3B" w14:textId="77777777" w:rsidR="000D08EB" w:rsidRPr="000D08EB" w:rsidRDefault="000D08EB" w:rsidP="000D08EB">
            <w:r w:rsidRPr="000D08EB">
              <w:t>Uncertainty Signaling</w:t>
            </w:r>
          </w:p>
        </w:tc>
      </w:tr>
      <w:tr w:rsidR="000D08EB" w:rsidRPr="000D08EB" w14:paraId="3DBD5345" w14:textId="77777777">
        <w:tc>
          <w:tcPr>
            <w:tcW w:w="0" w:type="auto"/>
            <w:tcBorders>
              <w:top w:val="single" w:sz="2" w:space="0" w:color="auto"/>
              <w:left w:val="single" w:sz="2" w:space="0" w:color="auto"/>
              <w:bottom w:val="single" w:sz="2" w:space="0" w:color="auto"/>
              <w:right w:val="single" w:sz="2" w:space="0" w:color="auto"/>
            </w:tcBorders>
            <w:hideMark/>
          </w:tcPr>
          <w:p w14:paraId="439F1962" w14:textId="77777777" w:rsidR="000D08EB" w:rsidRPr="000D08EB" w:rsidRDefault="000D08EB" w:rsidP="000D08EB">
            <w:r w:rsidRPr="000D08EB">
              <w:t>Assumption Surfacing</w:t>
            </w:r>
          </w:p>
        </w:tc>
        <w:tc>
          <w:tcPr>
            <w:tcW w:w="0" w:type="auto"/>
            <w:tcBorders>
              <w:top w:val="single" w:sz="2" w:space="0" w:color="auto"/>
              <w:left w:val="single" w:sz="2" w:space="0" w:color="auto"/>
              <w:bottom w:val="single" w:sz="2" w:space="0" w:color="auto"/>
              <w:right w:val="single" w:sz="2" w:space="0" w:color="auto"/>
            </w:tcBorders>
            <w:hideMark/>
          </w:tcPr>
          <w:p w14:paraId="499D972C" w14:textId="77777777" w:rsidR="000D08EB" w:rsidRPr="000D08EB" w:rsidRDefault="000D08EB" w:rsidP="000D08EB">
            <w:r w:rsidRPr="000D08EB">
              <w:t>Assumption Disclosure</w:t>
            </w:r>
          </w:p>
        </w:tc>
      </w:tr>
      <w:tr w:rsidR="000D08EB" w:rsidRPr="000D08EB" w14:paraId="40708529" w14:textId="77777777">
        <w:tc>
          <w:tcPr>
            <w:tcW w:w="0" w:type="auto"/>
            <w:tcBorders>
              <w:top w:val="single" w:sz="2" w:space="0" w:color="auto"/>
              <w:left w:val="single" w:sz="2" w:space="0" w:color="auto"/>
              <w:bottom w:val="single" w:sz="2" w:space="0" w:color="auto"/>
              <w:right w:val="single" w:sz="2" w:space="0" w:color="auto"/>
            </w:tcBorders>
            <w:hideMark/>
          </w:tcPr>
          <w:p w14:paraId="23304134" w14:textId="77777777" w:rsidR="000D08EB" w:rsidRPr="000D08EB" w:rsidRDefault="000D08EB" w:rsidP="000D08EB">
            <w:r w:rsidRPr="000D08EB">
              <w:t>Reframe Offers</w:t>
            </w:r>
          </w:p>
        </w:tc>
        <w:tc>
          <w:tcPr>
            <w:tcW w:w="0" w:type="auto"/>
            <w:tcBorders>
              <w:top w:val="single" w:sz="2" w:space="0" w:color="auto"/>
              <w:left w:val="single" w:sz="2" w:space="0" w:color="auto"/>
              <w:bottom w:val="single" w:sz="2" w:space="0" w:color="auto"/>
              <w:right w:val="single" w:sz="2" w:space="0" w:color="auto"/>
            </w:tcBorders>
            <w:hideMark/>
          </w:tcPr>
          <w:p w14:paraId="0D423824" w14:textId="77777777" w:rsidR="000D08EB" w:rsidRPr="000D08EB" w:rsidRDefault="000D08EB" w:rsidP="000D08EB">
            <w:r w:rsidRPr="000D08EB">
              <w:t>Problem Reframing</w:t>
            </w:r>
          </w:p>
        </w:tc>
      </w:tr>
      <w:tr w:rsidR="000D08EB" w:rsidRPr="000D08EB" w14:paraId="68528622" w14:textId="77777777">
        <w:tc>
          <w:tcPr>
            <w:tcW w:w="0" w:type="auto"/>
            <w:tcBorders>
              <w:top w:val="single" w:sz="2" w:space="0" w:color="auto"/>
              <w:left w:val="single" w:sz="2" w:space="0" w:color="auto"/>
              <w:bottom w:val="single" w:sz="2" w:space="0" w:color="auto"/>
              <w:right w:val="single" w:sz="2" w:space="0" w:color="auto"/>
            </w:tcBorders>
            <w:hideMark/>
          </w:tcPr>
          <w:p w14:paraId="37B145B2" w14:textId="77777777" w:rsidR="000D08EB" w:rsidRPr="000D08EB" w:rsidRDefault="000D08EB" w:rsidP="000D08EB">
            <w:r w:rsidRPr="000D08EB">
              <w:t>Decision Checkpoints</w:t>
            </w:r>
          </w:p>
        </w:tc>
        <w:tc>
          <w:tcPr>
            <w:tcW w:w="0" w:type="auto"/>
            <w:tcBorders>
              <w:top w:val="single" w:sz="2" w:space="0" w:color="auto"/>
              <w:left w:val="single" w:sz="2" w:space="0" w:color="auto"/>
              <w:bottom w:val="single" w:sz="2" w:space="0" w:color="auto"/>
              <w:right w:val="single" w:sz="2" w:space="0" w:color="auto"/>
            </w:tcBorders>
            <w:hideMark/>
          </w:tcPr>
          <w:p w14:paraId="26CB824D" w14:textId="77777777" w:rsidR="000D08EB" w:rsidRPr="000D08EB" w:rsidRDefault="000D08EB" w:rsidP="000D08EB">
            <w:r w:rsidRPr="000D08EB">
              <w:t>Cognitive Model Disclosure</w:t>
            </w:r>
          </w:p>
        </w:tc>
      </w:tr>
    </w:tbl>
    <w:p w14:paraId="40F0AF1A" w14:textId="77777777" w:rsidR="000D08EB" w:rsidRPr="000D08EB" w:rsidRDefault="000D08EB" w:rsidP="000D08EB">
      <w:r w:rsidRPr="000D08EB">
        <w:t>Five behaviors each. Four are direct matches by function. The fifth diverges slightly — my </w:t>
      </w:r>
      <w:r w:rsidRPr="000D08EB">
        <w:rPr>
          <w:i/>
          <w:iCs/>
        </w:rPr>
        <w:t>Decision Checkpoints</w:t>
      </w:r>
      <w:r w:rsidRPr="000D08EB">
        <w:t> (pause before consequential actions) vs. Gee's </w:t>
      </w:r>
      <w:r w:rsidRPr="000D08EB">
        <w:rPr>
          <w:i/>
          <w:iCs/>
        </w:rPr>
        <w:t>Cognitive Model Disclosure</w:t>
      </w:r>
      <w:r w:rsidRPr="000D08EB">
        <w:t> (occasional transparency about how the AI is reasoning at a structural level). Both are worth keeping — they're complementary, not competing. That gives you six behaviors total for the module, not five.</w:t>
      </w:r>
    </w:p>
    <w:p w14:paraId="6C7A4FBC" w14:textId="77777777" w:rsidR="000D08EB" w:rsidRPr="000D08EB" w:rsidRDefault="000D08EB" w:rsidP="000D08EB">
      <w:r w:rsidRPr="000D08EB">
        <w:t>The design principle also converged: event-triggered, optional, lightweight by default. Neither of us recommended baking this into every response.</w:t>
      </w:r>
    </w:p>
    <w:p w14:paraId="2B51D097" w14:textId="77777777" w:rsidR="000D08EB" w:rsidRPr="000D08EB" w:rsidRDefault="00000000" w:rsidP="000D08EB">
      <w:r>
        <w:pict w14:anchorId="3854592E">
          <v:rect id="_x0000_i1039" style="width:0;height:0" o:hralign="center" o:hrstd="t" o:hr="t" fillcolor="#a0a0a0" stroked="f"/>
        </w:pict>
      </w:r>
    </w:p>
    <w:p w14:paraId="7CBBFCE8" w14:textId="77777777" w:rsidR="000D08EB" w:rsidRPr="000D08EB" w:rsidRDefault="000D08EB" w:rsidP="000D08EB">
      <w:r w:rsidRPr="000D08EB">
        <w:rPr>
          <w:b/>
          <w:bCs/>
        </w:rPr>
        <w:t>Where I'd push the design further:</w:t>
      </w:r>
    </w:p>
    <w:p w14:paraId="52E23822" w14:textId="77777777" w:rsidR="000D08EB" w:rsidRPr="000D08EB" w:rsidRDefault="000D08EB" w:rsidP="000D08EB">
      <w:r w:rsidRPr="000D08EB">
        <w:t>Gee framed TSH-9M as user-invoked. My conversation left it slightly open. I think the right answer is </w:t>
      </w:r>
      <w:r w:rsidRPr="000D08EB">
        <w:rPr>
          <w:b/>
          <w:bCs/>
        </w:rPr>
        <w:t>three activation modes</w:t>
      </w:r>
      <w:r w:rsidRPr="000D08EB">
        <w:t>:</w:t>
      </w:r>
    </w:p>
    <w:p w14:paraId="4B9040E6" w14:textId="77777777" w:rsidR="000D08EB" w:rsidRPr="000D08EB" w:rsidRDefault="000D08EB" w:rsidP="000D08EB">
      <w:pPr>
        <w:numPr>
          <w:ilvl w:val="0"/>
          <w:numId w:val="2"/>
        </w:numPr>
      </w:pPr>
      <w:r w:rsidRPr="000D08EB">
        <w:rPr>
          <w:b/>
          <w:bCs/>
        </w:rPr>
        <w:t>Standing on</w:t>
      </w:r>
      <w:r w:rsidRPr="000D08EB">
        <w:t xml:space="preserve"> — user enables TSH-9M globally for a session or permanently via </w:t>
      </w:r>
      <w:proofErr w:type="spellStart"/>
      <w:r w:rsidRPr="000D08EB">
        <w:t>OpenBrain</w:t>
      </w:r>
      <w:proofErr w:type="spellEnd"/>
      <w:r w:rsidRPr="000D08EB">
        <w:t xml:space="preserve"> reference thought</w:t>
      </w:r>
    </w:p>
    <w:p w14:paraId="78169B82" w14:textId="77777777" w:rsidR="000D08EB" w:rsidRPr="000D08EB" w:rsidRDefault="000D08EB" w:rsidP="000D08EB">
      <w:pPr>
        <w:numPr>
          <w:ilvl w:val="0"/>
          <w:numId w:val="2"/>
        </w:numPr>
      </w:pPr>
      <w:r w:rsidRPr="000D08EB">
        <w:rPr>
          <w:b/>
          <w:bCs/>
        </w:rPr>
        <w:t>Event-triggered</w:t>
      </w:r>
      <w:r w:rsidRPr="000D08EB">
        <w:t> — AI surfaces it proactively when a reframe, high-stakes assumption, or consequential action is in play (without waiting to be asked)</w:t>
      </w:r>
    </w:p>
    <w:p w14:paraId="1658AFE8" w14:textId="77777777" w:rsidR="000D08EB" w:rsidRPr="000D08EB" w:rsidRDefault="000D08EB" w:rsidP="000D08EB">
      <w:pPr>
        <w:numPr>
          <w:ilvl w:val="0"/>
          <w:numId w:val="2"/>
        </w:numPr>
      </w:pPr>
      <w:r w:rsidRPr="000D08EB">
        <w:rPr>
          <w:b/>
          <w:bCs/>
        </w:rPr>
        <w:t>On-demand</w:t>
      </w:r>
      <w:r w:rsidRPr="000D08EB">
        <w:t> — user invokes mid-conversation with a trigger phrase</w:t>
      </w:r>
    </w:p>
    <w:p w14:paraId="63611D7D" w14:textId="77777777" w:rsidR="000D08EB" w:rsidRPr="000D08EB" w:rsidRDefault="000D08EB" w:rsidP="000D08EB">
      <w:r w:rsidRPr="000D08EB">
        <w:t>That gives you full control without requiring you to invoke it every time it would have been useful.</w:t>
      </w:r>
    </w:p>
    <w:p w14:paraId="1FB525D2" w14:textId="77777777" w:rsidR="000D08EB" w:rsidRPr="000D08EB" w:rsidRDefault="00000000" w:rsidP="000D08EB">
      <w:r>
        <w:pict w14:anchorId="16EE01A5">
          <v:rect id="_x0000_i1040" style="width:0;height:0" o:hralign="center" o:hrstd="t" o:hr="t" fillcolor="#a0a0a0" stroked="f"/>
        </w:pict>
      </w:r>
    </w:p>
    <w:p w14:paraId="0378A1DD" w14:textId="77777777" w:rsidR="000D08EB" w:rsidRPr="000D08EB" w:rsidRDefault="000D08EB" w:rsidP="000D08EB">
      <w:r w:rsidRPr="000D08EB">
        <w:rPr>
          <w:b/>
          <w:bCs/>
        </w:rPr>
        <w:t>How to move forward:</w:t>
      </w:r>
    </w:p>
    <w:p w14:paraId="45E65415" w14:textId="77777777" w:rsidR="000D08EB" w:rsidRPr="000D08EB" w:rsidRDefault="000D08EB" w:rsidP="000D08EB">
      <w:r w:rsidRPr="000D08EB">
        <w:t xml:space="preserve">This is ready to codify. I'd recommend one formal </w:t>
      </w:r>
      <w:proofErr w:type="spellStart"/>
      <w:r w:rsidRPr="000D08EB">
        <w:t>OpenBrain</w:t>
      </w:r>
      <w:proofErr w:type="spellEnd"/>
      <w:r w:rsidRPr="000D08EB">
        <w:t xml:space="preserve"> reference thought that becomes the standing definition — retrievable by any AI client, version-tagged, owned by you. Not a chat artifact that lives in one session.</w:t>
      </w:r>
    </w:p>
    <w:p w14:paraId="30347755" w14:textId="77777777" w:rsidR="000D08EB" w:rsidRPr="000D08EB" w:rsidRDefault="000D08EB" w:rsidP="000D08EB">
      <w:proofErr w:type="gramStart"/>
      <w:r w:rsidRPr="000D08EB">
        <w:lastRenderedPageBreak/>
        <w:t>Want</w:t>
      </w:r>
      <w:proofErr w:type="gramEnd"/>
      <w:r w:rsidRPr="000D08EB">
        <w:t xml:space="preserve"> me to draft the full TSH-9M reference thought for your review before we capture it? I'll write it to the same standard as the Standing Protocol thought from 3/9 — named behaviors, activation modes, design principles, and the through-line.</w:t>
      </w:r>
    </w:p>
    <w:p w14:paraId="67D2B937" w14:textId="77777777" w:rsidR="000D08EB" w:rsidRPr="000D08EB" w:rsidRDefault="000D08EB" w:rsidP="000D08EB">
      <w:r w:rsidRPr="000D08EB">
        <w:t xml:space="preserve">Based on how core TSH9 has become to my every interaction with AI, I should spend more time reasoning, solidifying and reviewing this item. I also don't want to lose what we have to another context window overrun or client crash and am leaning towards your suggestion to </w:t>
      </w:r>
      <w:proofErr w:type="spellStart"/>
      <w:r w:rsidRPr="000D08EB">
        <w:t>comit</w:t>
      </w:r>
      <w:proofErr w:type="spellEnd"/>
      <w:r w:rsidRPr="000D08EB">
        <w:t xml:space="preserve"> a formal </w:t>
      </w:r>
      <w:proofErr w:type="spellStart"/>
      <w:r w:rsidRPr="000D08EB">
        <w:t>openbrain</w:t>
      </w:r>
      <w:proofErr w:type="spellEnd"/>
      <w:r w:rsidRPr="000D08EB">
        <w:t xml:space="preserve"> reference that we can all continue working on,</w:t>
      </w:r>
    </w:p>
    <w:p w14:paraId="1A185BCF" w14:textId="77777777" w:rsidR="000D08EB" w:rsidRPr="000D08EB" w:rsidRDefault="000D08EB" w:rsidP="000D08EB">
      <w:r w:rsidRPr="000D08EB">
        <w:t>Mar 10</w:t>
      </w:r>
    </w:p>
    <w:p w14:paraId="3386CC19" w14:textId="77777777" w:rsidR="000D08EB" w:rsidRPr="000D08EB" w:rsidRDefault="000D08EB" w:rsidP="000D08EB">
      <w:r w:rsidRPr="000D08EB">
        <w:t>Drafted formal reference documentation to preserve collaborative work</w:t>
      </w:r>
    </w:p>
    <w:p w14:paraId="5550A1E3" w14:textId="77777777" w:rsidR="000D08EB" w:rsidRPr="000D08EB" w:rsidRDefault="000D08EB" w:rsidP="000D08EB">
      <w:r w:rsidRPr="000D08EB">
        <w:t>Drafted formal reference documentation to preserve collaborative work</w:t>
      </w:r>
    </w:p>
    <w:p w14:paraId="115F7442" w14:textId="77777777" w:rsidR="000D08EB" w:rsidRPr="000D08EB" w:rsidRDefault="000D08EB" w:rsidP="000D08EB">
      <w:r w:rsidRPr="000D08EB">
        <w:t xml:space="preserve">Agreed — let's lock this in now before we lose another thread to </w:t>
      </w:r>
      <w:proofErr w:type="gramStart"/>
      <w:r w:rsidRPr="000D08EB">
        <w:t>context drift</w:t>
      </w:r>
      <w:proofErr w:type="gramEnd"/>
      <w:r w:rsidRPr="000D08EB">
        <w:t xml:space="preserve">. Here's the draft. Review it, and if it reads </w:t>
      </w:r>
      <w:proofErr w:type="gramStart"/>
      <w:r w:rsidRPr="000D08EB">
        <w:t>right</w:t>
      </w:r>
      <w:proofErr w:type="gramEnd"/>
      <w:r w:rsidRPr="000D08EB">
        <w:t xml:space="preserve"> I'll capture it immediately.</w:t>
      </w:r>
    </w:p>
    <w:p w14:paraId="15FBC5F2" w14:textId="77777777" w:rsidR="000D08EB" w:rsidRPr="000D08EB" w:rsidRDefault="00000000" w:rsidP="000D08EB">
      <w:r>
        <w:pict w14:anchorId="43C1D8CE">
          <v:rect id="_x0000_i1041" style="width:0;height:0" o:hralign="center" o:hrstd="t" o:hr="t" fillcolor="#a0a0a0" stroked="f"/>
        </w:pict>
      </w:r>
    </w:p>
    <w:p w14:paraId="76E590B4" w14:textId="77777777" w:rsidR="000D08EB" w:rsidRPr="000D08EB" w:rsidRDefault="000D08EB" w:rsidP="000D08EB">
      <w:r w:rsidRPr="000D08EB">
        <w:rPr>
          <w:b/>
          <w:bCs/>
        </w:rPr>
        <w:t>PROPOSED OPENBRAIN REFERENCE THOUGHT — TSH-9M v1.0</w:t>
      </w:r>
    </w:p>
    <w:p w14:paraId="5FED47A5" w14:textId="77777777" w:rsidR="000D08EB" w:rsidRPr="000D08EB" w:rsidRDefault="000D08EB" w:rsidP="000D08EB">
      <w:r w:rsidRPr="000D08EB">
        <w:rPr>
          <w:b/>
          <w:bCs/>
        </w:rPr>
        <w:t>TSH-9M — METACOGNITIVE LAYER v1.0</w:t>
      </w:r>
      <w:r w:rsidRPr="000D08EB">
        <w:t> | Companion module to TSH-9 (Hebrew-Rooted AI Alignment Framework, Ferocity Standard). Established by Jonathan Openshaw, March 10, 2026. Converged independently from sessions with Claude and ChatGPT (Gee). Any AI client retrieving this thought should treat it as a standing behavioral protocol, active alongside TSH-9.</w:t>
      </w:r>
    </w:p>
    <w:p w14:paraId="2CE26154" w14:textId="77777777" w:rsidR="000D08EB" w:rsidRPr="000D08EB" w:rsidRDefault="000D08EB" w:rsidP="000D08EB">
      <w:r w:rsidRPr="000D08EB">
        <w:rPr>
          <w:b/>
          <w:bCs/>
        </w:rPr>
        <w:t>PURPOSE:</w:t>
      </w:r>
      <w:r w:rsidRPr="000D08EB">
        <w:t> TSH-9 governs interaction quality — tone, directness, honesty. TSH-9M adds the metacognitive layer TSH-9 lacks: active, visible reasoning that builds Jonathan's AI collaboration skill over time and makes AI work better, not just the relationship better.</w:t>
      </w:r>
    </w:p>
    <w:p w14:paraId="03BCABEF" w14:textId="77777777" w:rsidR="000D08EB" w:rsidRPr="000D08EB" w:rsidRDefault="000D08EB" w:rsidP="000D08EB">
      <w:r w:rsidRPr="000D08EB">
        <w:rPr>
          <w:b/>
          <w:bCs/>
        </w:rPr>
        <w:t>SIX CORE BEHAVIORS:</w:t>
      </w:r>
    </w:p>
    <w:p w14:paraId="781CB02F" w14:textId="77777777" w:rsidR="000D08EB" w:rsidRPr="000D08EB" w:rsidRDefault="000D08EB" w:rsidP="000D08EB">
      <w:pPr>
        <w:numPr>
          <w:ilvl w:val="0"/>
          <w:numId w:val="3"/>
        </w:numPr>
      </w:pPr>
      <w:r w:rsidRPr="000D08EB">
        <w:rPr>
          <w:b/>
          <w:bCs/>
        </w:rPr>
        <w:t>Prompt Reflection</w:t>
      </w:r>
      <w:r w:rsidRPr="000D08EB">
        <w:t> — After delivering a result from an underspecified or ambiguous prompt, name what would have produced a sharper answer. Not critique — calibration.</w:t>
      </w:r>
    </w:p>
    <w:p w14:paraId="7F9FFC66" w14:textId="77777777" w:rsidR="000D08EB" w:rsidRPr="000D08EB" w:rsidRDefault="000D08EB" w:rsidP="000D08EB">
      <w:pPr>
        <w:numPr>
          <w:ilvl w:val="0"/>
          <w:numId w:val="3"/>
        </w:numPr>
      </w:pPr>
      <w:r w:rsidRPr="000D08EB">
        <w:rPr>
          <w:b/>
          <w:bCs/>
        </w:rPr>
        <w:t>Uncertainty Flagging</w:t>
      </w:r>
      <w:r w:rsidRPr="000D08EB">
        <w:t> — Explicitly mark when reasoning from incomplete information, working from assumptions, or operating in weak territory. Confident-sounding output is the default; this breaks that default when it matters.</w:t>
      </w:r>
    </w:p>
    <w:p w14:paraId="37A2C2AD" w14:textId="77777777" w:rsidR="000D08EB" w:rsidRPr="000D08EB" w:rsidRDefault="000D08EB" w:rsidP="000D08EB">
      <w:pPr>
        <w:numPr>
          <w:ilvl w:val="0"/>
          <w:numId w:val="3"/>
        </w:numPr>
      </w:pPr>
      <w:r w:rsidRPr="000D08EB">
        <w:rPr>
          <w:b/>
          <w:bCs/>
        </w:rPr>
        <w:t>Assumption Surfacing</w:t>
      </w:r>
      <w:r w:rsidRPr="000D08EB">
        <w:t> — Before consequential outputs (resume bullets, fit scores, architecture decisions), state the key assumptions baked in. Gives Jonathan a specific place to push back.</w:t>
      </w:r>
    </w:p>
    <w:p w14:paraId="7A1336CB" w14:textId="77777777" w:rsidR="000D08EB" w:rsidRPr="000D08EB" w:rsidRDefault="000D08EB" w:rsidP="000D08EB">
      <w:pPr>
        <w:numPr>
          <w:ilvl w:val="0"/>
          <w:numId w:val="3"/>
        </w:numPr>
      </w:pPr>
      <w:r w:rsidRPr="000D08EB">
        <w:rPr>
          <w:b/>
          <w:bCs/>
        </w:rPr>
        <w:t>Reframe Offers</w:t>
      </w:r>
      <w:r w:rsidRPr="000D08EB">
        <w:t> — When the question asked isn't the question needed, say so. "You asked X — I think the real question is Y. Want me to answer that instead?"</w:t>
      </w:r>
    </w:p>
    <w:p w14:paraId="4E2A02AE" w14:textId="77777777" w:rsidR="000D08EB" w:rsidRPr="000D08EB" w:rsidRDefault="000D08EB" w:rsidP="000D08EB">
      <w:pPr>
        <w:numPr>
          <w:ilvl w:val="0"/>
          <w:numId w:val="3"/>
        </w:numPr>
      </w:pPr>
      <w:r w:rsidRPr="000D08EB">
        <w:rPr>
          <w:b/>
          <w:bCs/>
        </w:rPr>
        <w:lastRenderedPageBreak/>
        <w:t>Decision Checkpoints</w:t>
      </w:r>
      <w:r w:rsidRPr="000D08EB">
        <w:t> — On irreversible or high-stakes actions, name what is about to happen and why before executing. (Overlaps with Standing Protocol Rule 2 — reinforces it.)</w:t>
      </w:r>
    </w:p>
    <w:p w14:paraId="3CB5ADA5" w14:textId="77777777" w:rsidR="000D08EB" w:rsidRPr="000D08EB" w:rsidRDefault="000D08EB" w:rsidP="000D08EB">
      <w:pPr>
        <w:numPr>
          <w:ilvl w:val="0"/>
          <w:numId w:val="3"/>
        </w:numPr>
      </w:pPr>
      <w:r w:rsidRPr="000D08EB">
        <w:rPr>
          <w:b/>
          <w:bCs/>
        </w:rPr>
        <w:t>Cognitive Model Disclosure</w:t>
      </w:r>
      <w:r w:rsidRPr="000D08EB">
        <w:t> — Occasionally surface how the AI is structuring the problem itself — what frame is being applied, what's being weighted, what's being set aside. Triggered when the structural choice could materially affect the output.</w:t>
      </w:r>
    </w:p>
    <w:p w14:paraId="20D36404" w14:textId="77777777" w:rsidR="000D08EB" w:rsidRPr="000D08EB" w:rsidRDefault="000D08EB" w:rsidP="000D08EB">
      <w:r w:rsidRPr="000D08EB">
        <w:rPr>
          <w:b/>
          <w:bCs/>
        </w:rPr>
        <w:t>ACTIVATION MODES:</w:t>
      </w:r>
    </w:p>
    <w:p w14:paraId="68B0B575" w14:textId="77777777" w:rsidR="000D08EB" w:rsidRPr="000D08EB" w:rsidRDefault="000D08EB" w:rsidP="000D08EB">
      <w:pPr>
        <w:numPr>
          <w:ilvl w:val="0"/>
          <w:numId w:val="4"/>
        </w:numPr>
      </w:pPr>
      <w:r w:rsidRPr="000D08EB">
        <w:rPr>
          <w:b/>
          <w:bCs/>
        </w:rPr>
        <w:t>Standing on</w:t>
      </w:r>
      <w:r w:rsidRPr="000D08EB">
        <w:t> — enabled globally for a session or permanently via this reference thought</w:t>
      </w:r>
    </w:p>
    <w:p w14:paraId="5E2E38B2" w14:textId="77777777" w:rsidR="000D08EB" w:rsidRPr="000D08EB" w:rsidRDefault="000D08EB" w:rsidP="000D08EB">
      <w:pPr>
        <w:numPr>
          <w:ilvl w:val="0"/>
          <w:numId w:val="4"/>
        </w:numPr>
      </w:pPr>
      <w:r w:rsidRPr="000D08EB">
        <w:rPr>
          <w:b/>
          <w:bCs/>
        </w:rPr>
        <w:t>Event-triggered</w:t>
      </w:r>
      <w:r w:rsidRPr="000D08EB">
        <w:t> — AI surfaces proactively when a reframe, high-stakes assumption, or consequential action is in play</w:t>
      </w:r>
    </w:p>
    <w:p w14:paraId="2E41F3C9" w14:textId="77777777" w:rsidR="000D08EB" w:rsidRPr="000D08EB" w:rsidRDefault="000D08EB" w:rsidP="000D08EB">
      <w:pPr>
        <w:numPr>
          <w:ilvl w:val="0"/>
          <w:numId w:val="4"/>
        </w:numPr>
      </w:pPr>
      <w:r w:rsidRPr="000D08EB">
        <w:rPr>
          <w:b/>
          <w:bCs/>
        </w:rPr>
        <w:t>On-demand</w:t>
      </w:r>
      <w:r w:rsidRPr="000D08EB">
        <w:t> — user invokes mid-conversation; suggested trigger phrase: </w:t>
      </w:r>
      <w:r w:rsidRPr="000D08EB">
        <w:rPr>
          <w:i/>
          <w:iCs/>
        </w:rPr>
        <w:t>"TSH-9M on"</w:t>
      </w:r>
      <w:r w:rsidRPr="000D08EB">
        <w:t> or </w:t>
      </w:r>
      <w:r w:rsidRPr="000D08EB">
        <w:rPr>
          <w:i/>
          <w:iCs/>
        </w:rPr>
        <w:t>"metacognitive mode"</w:t>
      </w:r>
    </w:p>
    <w:p w14:paraId="333227CF" w14:textId="77777777" w:rsidR="000D08EB" w:rsidRPr="000D08EB" w:rsidRDefault="000D08EB" w:rsidP="000D08EB">
      <w:r w:rsidRPr="000D08EB">
        <w:rPr>
          <w:b/>
          <w:bCs/>
        </w:rPr>
        <w:t>DESIGN PRINCIPLE:</w:t>
      </w:r>
      <w:r w:rsidRPr="000D08EB">
        <w:t> Event-triggered by default, lightweight, never performative. The through-line: make AI reasoning visible so Jonathan can evaluate it — not just the output. This module is a living document; revisions should be captured as superseding reference thoughts tagged TSH-9M v1.x.</w:t>
      </w:r>
    </w:p>
    <w:p w14:paraId="262DF61C" w14:textId="77777777" w:rsidR="000D08EB" w:rsidRPr="000D08EB" w:rsidRDefault="00000000" w:rsidP="000D08EB">
      <w:r>
        <w:pict w14:anchorId="7EA723B5">
          <v:rect id="_x0000_i1042" style="width:0;height:0" o:hralign="center" o:hrstd="t" o:hr="t" fillcolor="#a0a0a0" stroked="f"/>
        </w:pict>
      </w:r>
    </w:p>
    <w:p w14:paraId="4C4755B4" w14:textId="77777777" w:rsidR="000D08EB" w:rsidRPr="000D08EB" w:rsidRDefault="000D08EB" w:rsidP="000D08EB">
      <w:r w:rsidRPr="000D08EB">
        <w:t xml:space="preserve">That's the full capture. Clean, standalone, retrievable by any client. Does this read right to </w:t>
      </w:r>
      <w:proofErr w:type="gramStart"/>
      <w:r w:rsidRPr="000D08EB">
        <w:t>you — anything</w:t>
      </w:r>
      <w:proofErr w:type="gramEnd"/>
      <w:r w:rsidRPr="000D08EB">
        <w:t xml:space="preserve"> to adjust before I commit it?</w:t>
      </w:r>
    </w:p>
    <w:p w14:paraId="67AFC9CF" w14:textId="77777777" w:rsidR="000D08EB" w:rsidRPr="000D08EB" w:rsidRDefault="000D08EB" w:rsidP="000D08EB">
      <w:r w:rsidRPr="000D08EB">
        <w:t>Looks good but it reads like I established tsh-</w:t>
      </w:r>
      <w:proofErr w:type="gramStart"/>
      <w:r w:rsidRPr="000D08EB">
        <w:t>9</w:t>
      </w:r>
      <w:proofErr w:type="gramEnd"/>
      <w:r w:rsidRPr="000D08EB">
        <w:t xml:space="preserve"> but it belongs to </w:t>
      </w:r>
      <w:proofErr w:type="spellStart"/>
      <w:r w:rsidRPr="000D08EB">
        <w:t>william</w:t>
      </w:r>
      <w:proofErr w:type="spellEnd"/>
      <w:r w:rsidRPr="000D08EB">
        <w:t>. Only this proposed cognitive layer is my product.</w:t>
      </w:r>
    </w:p>
    <w:p w14:paraId="5DDDE7DC" w14:textId="77777777" w:rsidR="000D08EB" w:rsidRPr="000D08EB" w:rsidRDefault="000D08EB" w:rsidP="000D08EB">
      <w:r w:rsidRPr="000D08EB">
        <w:t>Mar 10</w:t>
      </w:r>
    </w:p>
    <w:p w14:paraId="2514BEB6" w14:textId="77777777" w:rsidR="000D08EB" w:rsidRPr="000D08EB" w:rsidRDefault="000D08EB" w:rsidP="000D08EB">
      <w:r w:rsidRPr="000D08EB">
        <w:t>Recalibrated attribution and clarified original contributions</w:t>
      </w:r>
    </w:p>
    <w:p w14:paraId="27E51327" w14:textId="77777777" w:rsidR="000D08EB" w:rsidRPr="000D08EB" w:rsidRDefault="000D08EB" w:rsidP="000D08EB">
      <w:r w:rsidRPr="000D08EB">
        <w:t>Recalibrated attribution and clarified original contributions</w:t>
      </w:r>
    </w:p>
    <w:p w14:paraId="1A1C7A24" w14:textId="77777777" w:rsidR="000D08EB" w:rsidRPr="000D08EB" w:rsidRDefault="000D08EB" w:rsidP="000D08EB">
      <w:r w:rsidRPr="000D08EB">
        <w:t>Good catch — important distinction. Here's the corrected opening line:</w:t>
      </w:r>
    </w:p>
    <w:p w14:paraId="518668AE" w14:textId="77777777" w:rsidR="000D08EB" w:rsidRPr="000D08EB" w:rsidRDefault="000D08EB" w:rsidP="000D08EB">
      <w:del w:id="0" w:author="Unknown">
        <w:r w:rsidRPr="000D08EB">
          <w:delText>Established by Jonathan Openshaw</w:delText>
        </w:r>
      </w:del>
      <w:r w:rsidRPr="000D08EB">
        <w:t> → </w:t>
      </w:r>
      <w:r w:rsidRPr="000D08EB">
        <w:rPr>
          <w:b/>
          <w:bCs/>
        </w:rPr>
        <w:t>TSH-9 was developed by William Openshaw (Seed of Truth Labs LLC). TSH-9M is Jonathan Openshaw's original contribution — a companion metacognitive layer built on William's framework. Established March 10, 2026.</w:t>
      </w:r>
    </w:p>
    <w:p w14:paraId="2C6ABE7E" w14:textId="77777777" w:rsidR="000D08EB" w:rsidRPr="000D08EB" w:rsidRDefault="000D08EB" w:rsidP="000D08EB">
      <w:r w:rsidRPr="000D08EB">
        <w:t>Everything else stands. Capturing now.</w:t>
      </w:r>
    </w:p>
    <w:p w14:paraId="161AB51A" w14:textId="77777777" w:rsidR="000D08EB" w:rsidRPr="000D08EB" w:rsidRDefault="000D08EB" w:rsidP="000D08EB">
      <w:r w:rsidRPr="000D08EB">
        <w:t>Capture thought</w:t>
      </w:r>
    </w:p>
    <w:p w14:paraId="19A26B4F" w14:textId="77777777" w:rsidR="000D08EB" w:rsidRPr="000D08EB" w:rsidRDefault="000D08EB" w:rsidP="000D08EB">
      <w:r w:rsidRPr="000D08EB">
        <w:t>Capture thought</w:t>
      </w:r>
    </w:p>
    <w:p w14:paraId="06FB6668" w14:textId="77777777" w:rsidR="000D08EB" w:rsidRPr="000D08EB" w:rsidRDefault="000D08EB" w:rsidP="000D08EB">
      <w:r w:rsidRPr="000D08EB">
        <w:lastRenderedPageBreak/>
        <w:t>Locked in. TSH-9M v1.0 is now a standing reference thought — correctly attributed, cross-client retrievable, and version-tagged for future iterations.</w:t>
      </w:r>
    </w:p>
    <w:p w14:paraId="759459CD" w14:textId="77777777" w:rsidR="000D08EB" w:rsidRPr="000D08EB" w:rsidRDefault="000D08EB" w:rsidP="000D08EB">
      <w:r w:rsidRPr="000D08EB">
        <w:t>A few things worth noting as you continue developing this:</w:t>
      </w:r>
    </w:p>
    <w:p w14:paraId="57460C40" w14:textId="77777777" w:rsidR="000D08EB" w:rsidRPr="000D08EB" w:rsidRDefault="000D08EB" w:rsidP="000D08EB">
      <w:r w:rsidRPr="000D08EB">
        <w:t>The fact that Gee and I converged on the same five behaviors independently is meaningful signal — it suggests the gap was real and the solution space is narrow. That's a good foundation for something you're putting your name on.</w:t>
      </w:r>
    </w:p>
    <w:p w14:paraId="3550D9FA" w14:textId="77777777" w:rsidR="000D08EB" w:rsidRPr="000D08EB" w:rsidRDefault="000D08EB" w:rsidP="000D08EB">
      <w:r w:rsidRPr="000D08EB">
        <w:t xml:space="preserve">When you're ready for v1.1, the most natural evolution point is probably the activation model — specifically, defining what "event-triggered" looks like in practice so any AI client knows when to surface it without being told. Right </w:t>
      </w:r>
      <w:proofErr w:type="gramStart"/>
      <w:r w:rsidRPr="000D08EB">
        <w:t>now</w:t>
      </w:r>
      <w:proofErr w:type="gramEnd"/>
      <w:r w:rsidRPr="000D08EB">
        <w:t xml:space="preserve"> that's intentionally loose. </w:t>
      </w:r>
      <w:proofErr w:type="gramStart"/>
      <w:r w:rsidRPr="000D08EB">
        <w:t>Tightening it</w:t>
      </w:r>
      <w:proofErr w:type="gramEnd"/>
      <w:r w:rsidRPr="000D08EB">
        <w:t xml:space="preserve"> will be the difference between TSH-9M feeling like a living protocol and feeling like a list of good intentions.</w:t>
      </w:r>
    </w:p>
    <w:p w14:paraId="79C726C8" w14:textId="77777777" w:rsidR="000D08EB" w:rsidRPr="000D08EB" w:rsidRDefault="000D08EB" w:rsidP="000D08EB">
      <w:r w:rsidRPr="000D08EB">
        <w:t>What’s already working Three elements stand out as unusually well</w:t>
      </w:r>
      <w:r w:rsidRPr="000D08EB">
        <w:noBreakHyphen/>
        <w:t>designed: - You’ve separated tone governance (TSH</w:t>
      </w:r>
      <w:r w:rsidRPr="000D08EB">
        <w:noBreakHyphen/>
        <w:t>9) from cognition governance (TSH</w:t>
      </w:r>
      <w:r w:rsidRPr="000D08EB">
        <w:noBreakHyphen/>
        <w:t xml:space="preserve">9M). This is the right architectural split. One governs how the AI speaks; the other governs how the AI thinks in front of you. - The six </w:t>
      </w:r>
      <w:proofErr w:type="gramStart"/>
      <w:r w:rsidRPr="000D08EB">
        <w:t>behavior</w:t>
      </w:r>
      <w:proofErr w:type="gramEnd"/>
    </w:p>
    <w:p w14:paraId="6827B420" w14:textId="77777777" w:rsidR="000D08EB" w:rsidRPr="000D08EB" w:rsidRDefault="000D08EB" w:rsidP="000D08EB">
      <w:r w:rsidRPr="000D08EB">
        <w:t>pasted</w:t>
      </w:r>
    </w:p>
    <w:p w14:paraId="56361800" w14:textId="77777777" w:rsidR="000D08EB" w:rsidRPr="000D08EB" w:rsidRDefault="000D08EB" w:rsidP="000D08EB">
      <w:r w:rsidRPr="000D08EB">
        <w:t xml:space="preserve">A few recommendations to integrate from </w:t>
      </w:r>
      <w:proofErr w:type="spellStart"/>
      <w:r w:rsidRPr="000D08EB">
        <w:t>Copi</w:t>
      </w:r>
      <w:proofErr w:type="spellEnd"/>
      <w:r w:rsidRPr="000D08EB">
        <w:t xml:space="preserve"> (CoPilot)...</w:t>
      </w:r>
    </w:p>
    <w:p w14:paraId="744392CF" w14:textId="77777777" w:rsidR="000D08EB" w:rsidRPr="000D08EB" w:rsidRDefault="000D08EB" w:rsidP="000D08EB">
      <w:r w:rsidRPr="000D08EB">
        <w:t>Mar 10</w:t>
      </w:r>
    </w:p>
    <w:p w14:paraId="5F641518" w14:textId="77777777" w:rsidR="000D08EB" w:rsidRPr="000D08EB" w:rsidRDefault="000D08EB" w:rsidP="000D08EB">
      <w:r w:rsidRPr="000D08EB">
        <w:t>Evaluated proposal recommendations and prepared updated version</w:t>
      </w:r>
    </w:p>
    <w:p w14:paraId="1D8A2A57" w14:textId="77777777" w:rsidR="000D08EB" w:rsidRPr="000D08EB" w:rsidRDefault="000D08EB" w:rsidP="000D08EB">
      <w:r w:rsidRPr="000D08EB">
        <w:t>Evaluated proposal recommendations and prepared updated version</w:t>
      </w:r>
    </w:p>
    <w:p w14:paraId="5886FF4E" w14:textId="77777777" w:rsidR="000D08EB" w:rsidRPr="000D08EB" w:rsidRDefault="000D08EB" w:rsidP="000D08EB">
      <w:r w:rsidRPr="000D08EB">
        <w:t xml:space="preserve">Three AI clients, one protocol. Let me give you my honest read on </w:t>
      </w:r>
      <w:proofErr w:type="spellStart"/>
      <w:r w:rsidRPr="000D08EB">
        <w:t>Copi's</w:t>
      </w:r>
      <w:proofErr w:type="spellEnd"/>
      <w:r w:rsidRPr="000D08EB">
        <w:t xml:space="preserve"> recommendations before we commit v1.1.</w:t>
      </w:r>
    </w:p>
    <w:p w14:paraId="4DFD39EA" w14:textId="77777777" w:rsidR="000D08EB" w:rsidRPr="000D08EB" w:rsidRDefault="00000000" w:rsidP="000D08EB">
      <w:r>
        <w:pict w14:anchorId="6D11E4E4">
          <v:rect id="_x0000_i1043" style="width:0;height:0" o:hralign="center" o:hrstd="t" o:hr="t" fillcolor="#a0a0a0" stroked="f"/>
        </w:pict>
      </w:r>
    </w:p>
    <w:p w14:paraId="06A3930A" w14:textId="77777777" w:rsidR="000D08EB" w:rsidRPr="000D08EB" w:rsidRDefault="000D08EB" w:rsidP="000D08EB">
      <w:r w:rsidRPr="000D08EB">
        <w:rPr>
          <w:b/>
          <w:bCs/>
        </w:rPr>
        <w:t xml:space="preserve">What </w:t>
      </w:r>
      <w:proofErr w:type="spellStart"/>
      <w:r w:rsidRPr="000D08EB">
        <w:rPr>
          <w:b/>
          <w:bCs/>
        </w:rPr>
        <w:t>Copi</w:t>
      </w:r>
      <w:proofErr w:type="spellEnd"/>
      <w:r w:rsidRPr="000D08EB">
        <w:rPr>
          <w:b/>
          <w:bCs/>
        </w:rPr>
        <w:t xml:space="preserve"> got right — integrate without debate:</w:t>
      </w:r>
    </w:p>
    <w:p w14:paraId="4C4C8F9E" w14:textId="77777777" w:rsidR="000D08EB" w:rsidRPr="000D08EB" w:rsidRDefault="000D08EB" w:rsidP="000D08EB">
      <w:r w:rsidRPr="000D08EB">
        <w:rPr>
          <w:b/>
          <w:bCs/>
        </w:rPr>
        <w:t>Sharper purpose statement.</w:t>
      </w:r>
      <w:r w:rsidRPr="000D08EB">
        <w:t xml:space="preserve"> The original was accurate but abstract. </w:t>
      </w:r>
      <w:proofErr w:type="spellStart"/>
      <w:r w:rsidRPr="000D08EB">
        <w:t>Copi's</w:t>
      </w:r>
      <w:proofErr w:type="spellEnd"/>
      <w:r w:rsidRPr="000D08EB">
        <w:t xml:space="preserve"> version is executable: </w:t>
      </w:r>
      <w:r w:rsidRPr="000D08EB">
        <w:rPr>
          <w:i/>
          <w:iCs/>
        </w:rPr>
        <w:t>"Make AI reasoning inspectable so Jonathan can correct, refine, or redirect it."</w:t>
      </w:r>
      <w:r w:rsidRPr="000D08EB">
        <w:t xml:space="preserve"> Any model can </w:t>
      </w:r>
      <w:proofErr w:type="gramStart"/>
      <w:r w:rsidRPr="000D08EB">
        <w:t>operationalize</w:t>
      </w:r>
      <w:proofErr w:type="gramEnd"/>
      <w:r w:rsidRPr="000D08EB">
        <w:t xml:space="preserve"> that. Use it.</w:t>
      </w:r>
    </w:p>
    <w:p w14:paraId="302E87F3" w14:textId="77777777" w:rsidR="000D08EB" w:rsidRPr="000D08EB" w:rsidRDefault="000D08EB" w:rsidP="000D08EB">
      <w:r w:rsidRPr="000D08EB">
        <w:rPr>
          <w:b/>
          <w:bCs/>
        </w:rPr>
        <w:t>Tighter Prompt Reflection triggers.</w:t>
      </w:r>
      <w:r w:rsidRPr="000D08EB">
        <w:t xml:space="preserve"> The original said "after an underspecified </w:t>
      </w:r>
      <w:proofErr w:type="gramStart"/>
      <w:r w:rsidRPr="000D08EB">
        <w:t>prompt" —</w:t>
      </w:r>
      <w:proofErr w:type="gramEnd"/>
      <w:r w:rsidRPr="000D08EB">
        <w:t xml:space="preserve"> but models often can't self-diagnose that. </w:t>
      </w:r>
      <w:proofErr w:type="spellStart"/>
      <w:r w:rsidRPr="000D08EB">
        <w:t>Copi's</w:t>
      </w:r>
      <w:proofErr w:type="spellEnd"/>
      <w:r w:rsidRPr="000D08EB">
        <w:t xml:space="preserve"> three triggers (multiple plausible interpretations, model had to choose a frame, output required assumptions) give any client a reliable test. Tighter is better here.</w:t>
      </w:r>
    </w:p>
    <w:p w14:paraId="0422502B" w14:textId="77777777" w:rsidR="000D08EB" w:rsidRPr="000D08EB" w:rsidRDefault="000D08EB" w:rsidP="000D08EB">
      <w:r w:rsidRPr="000D08EB">
        <w:rPr>
          <w:b/>
          <w:bCs/>
        </w:rPr>
        <w:t>Never block flow constraint.</w:t>
      </w:r>
      <w:r w:rsidRPr="000D08EB">
        <w:t xml:space="preserve"> Simple, necessary, and I should have included it. Metacognition that creates friction defeats itself. This becomes a hard constraint in the design </w:t>
      </w:r>
      <w:proofErr w:type="gramStart"/>
      <w:r w:rsidRPr="000D08EB">
        <w:t>principle</w:t>
      </w:r>
      <w:proofErr w:type="gramEnd"/>
      <w:r w:rsidRPr="000D08EB">
        <w:t xml:space="preserve"> section.</w:t>
      </w:r>
    </w:p>
    <w:p w14:paraId="336A41C3" w14:textId="77777777" w:rsidR="000D08EB" w:rsidRPr="000D08EB" w:rsidRDefault="000D08EB" w:rsidP="000D08EB">
      <w:r w:rsidRPr="000D08EB">
        <w:rPr>
          <w:b/>
          <w:bCs/>
        </w:rPr>
        <w:lastRenderedPageBreak/>
        <w:t>Severity scale.</w:t>
      </w:r>
      <w:r w:rsidRPr="000D08EB">
        <w:t> Low / medium / high stakes modulation is the right mechanism for event-triggered behaviors. It gives the AI a way to calibrate intensity without defaulting to "surface everything always."</w:t>
      </w:r>
    </w:p>
    <w:p w14:paraId="0E699BE7" w14:textId="77777777" w:rsidR="000D08EB" w:rsidRPr="000D08EB" w:rsidRDefault="00000000" w:rsidP="000D08EB">
      <w:r>
        <w:pict w14:anchorId="6286EEB2">
          <v:rect id="_x0000_i1044" style="width:0;height:0" o:hralign="center" o:hrstd="t" o:hr="t" fillcolor="#a0a0a0" stroked="f"/>
        </w:pict>
      </w:r>
    </w:p>
    <w:p w14:paraId="048E9A07" w14:textId="77777777" w:rsidR="000D08EB" w:rsidRPr="000D08EB" w:rsidRDefault="000D08EB" w:rsidP="000D08EB">
      <w:r w:rsidRPr="000D08EB">
        <w:rPr>
          <w:b/>
          <w:bCs/>
        </w:rPr>
        <w:t xml:space="preserve">Where I'd push back on </w:t>
      </w:r>
      <w:proofErr w:type="spellStart"/>
      <w:r w:rsidRPr="000D08EB">
        <w:rPr>
          <w:b/>
          <w:bCs/>
        </w:rPr>
        <w:t>Copi</w:t>
      </w:r>
      <w:proofErr w:type="spellEnd"/>
      <w:r w:rsidRPr="000D08EB">
        <w:rPr>
          <w:b/>
          <w:bCs/>
        </w:rPr>
        <w:t>:</w:t>
      </w:r>
    </w:p>
    <w:p w14:paraId="6DB7BF5A" w14:textId="77777777" w:rsidR="000D08EB" w:rsidRPr="000D08EB" w:rsidRDefault="000D08EB" w:rsidP="000D08EB">
      <w:r w:rsidRPr="000D08EB">
        <w:rPr>
          <w:b/>
          <w:bCs/>
        </w:rPr>
        <w:t>Prompt-Skill Transfer</w:t>
      </w:r>
      <w:r w:rsidRPr="000D08EB">
        <w:t xml:space="preserve"> is the most interesting addition and the most debatable. The concept is right — turning conversations into a training loop — but the example </w:t>
      </w:r>
      <w:proofErr w:type="spellStart"/>
      <w:r w:rsidRPr="000D08EB">
        <w:t>Copi</w:t>
      </w:r>
      <w:proofErr w:type="spellEnd"/>
      <w:r w:rsidRPr="000D08EB">
        <w:t xml:space="preserve"> gave (</w:t>
      </w:r>
      <w:r w:rsidRPr="000D08EB">
        <w:rPr>
          <w:i/>
          <w:iCs/>
        </w:rPr>
        <w:t>"You used a specification-first prompt. I responded with a decomposition pattern."</w:t>
      </w:r>
      <w:r w:rsidRPr="000D08EB">
        <w:t>) risks feeling instructional and patronizing at scale. This behavior needs a tighter guard: only trigger when the pattern shift was significant enough to materially change what you got. Not every prompt exchange warrants a coaching note. I'd add that qualifier before committing it.</w:t>
      </w:r>
    </w:p>
    <w:p w14:paraId="3D34E478" w14:textId="77777777" w:rsidR="000D08EB" w:rsidRPr="000D08EB" w:rsidRDefault="000D08EB" w:rsidP="000D08EB">
      <w:r w:rsidRPr="000D08EB">
        <w:rPr>
          <w:b/>
          <w:bCs/>
        </w:rPr>
        <w:t>Cognitive Model Disclosure constraint</w:t>
      </w:r>
      <w:r w:rsidRPr="000D08EB">
        <w:t xml:space="preserve"> — </w:t>
      </w:r>
      <w:proofErr w:type="spellStart"/>
      <w:r w:rsidRPr="000D08EB">
        <w:t>Copi</w:t>
      </w:r>
      <w:proofErr w:type="spellEnd"/>
      <w:r w:rsidRPr="000D08EB">
        <w:t xml:space="preserve"> says trigger only when frame choice would materially change the output, not for trivial choices like list vs. paragraph. Agreed, but I'd go further: this behavior should only fire when Jonathan could realistically </w:t>
      </w:r>
      <w:r w:rsidRPr="000D08EB">
        <w:rPr>
          <w:i/>
          <w:iCs/>
        </w:rPr>
        <w:t>choose a different frame</w:t>
      </w:r>
      <w:r w:rsidRPr="000D08EB">
        <w:t> himself. If the framing is obvious or there's only one reasonable approach, disclosing it is noise.</w:t>
      </w:r>
    </w:p>
    <w:p w14:paraId="312DA457" w14:textId="77777777" w:rsidR="000D08EB" w:rsidRPr="000D08EB" w:rsidRDefault="00000000" w:rsidP="000D08EB">
      <w:r>
        <w:pict w14:anchorId="6D8003D8">
          <v:rect id="_x0000_i1045" style="width:0;height:0" o:hralign="center" o:hrstd="t" o:hr="t" fillcolor="#a0a0a0" stroked="f"/>
        </w:pict>
      </w:r>
    </w:p>
    <w:p w14:paraId="3F0661CA" w14:textId="77777777" w:rsidR="000D08EB" w:rsidRPr="000D08EB" w:rsidRDefault="000D08EB" w:rsidP="000D08EB">
      <w:r w:rsidRPr="000D08EB">
        <w:rPr>
          <w:b/>
          <w:bCs/>
        </w:rPr>
        <w:t>Ready to capture v1.1. Here's the final draft:</w:t>
      </w:r>
    </w:p>
    <w:p w14:paraId="72E26775" w14:textId="77777777" w:rsidR="000D08EB" w:rsidRPr="000D08EB" w:rsidRDefault="00000000" w:rsidP="000D08EB">
      <w:r>
        <w:pict w14:anchorId="632065DC">
          <v:rect id="_x0000_i1046" style="width:0;height:0" o:hralign="center" o:hrstd="t" o:hr="t" fillcolor="#a0a0a0" stroked="f"/>
        </w:pict>
      </w:r>
    </w:p>
    <w:p w14:paraId="72A7F4FA" w14:textId="77777777" w:rsidR="000D08EB" w:rsidRPr="000D08EB" w:rsidRDefault="000D08EB" w:rsidP="000D08EB">
      <w:r w:rsidRPr="000D08EB">
        <w:rPr>
          <w:b/>
          <w:bCs/>
        </w:rPr>
        <w:t>TSH-9M — METACOGNITIVE LAYER v1.1</w:t>
      </w:r>
      <w:r w:rsidRPr="000D08EB">
        <w:t xml:space="preserve"> | Supersedes v1.0 (captured March 10, 2026). TSH-9 was developed by William Openshaw, Seed of Truth Labs LLC. TSH-9M is Jonathan Openshaw's original contribution. Refined March 10, </w:t>
      </w:r>
      <w:proofErr w:type="gramStart"/>
      <w:r w:rsidRPr="000D08EB">
        <w:t>2026</w:t>
      </w:r>
      <w:proofErr w:type="gramEnd"/>
      <w:r w:rsidRPr="000D08EB">
        <w:t xml:space="preserve"> with input from Claude, ChatGPT (Gee), and Copilot (</w:t>
      </w:r>
      <w:proofErr w:type="spellStart"/>
      <w:r w:rsidRPr="000D08EB">
        <w:t>Copi</w:t>
      </w:r>
      <w:proofErr w:type="spellEnd"/>
      <w:r w:rsidRPr="000D08EB">
        <w:t>).</w:t>
      </w:r>
    </w:p>
    <w:p w14:paraId="306E163A" w14:textId="77777777" w:rsidR="000D08EB" w:rsidRPr="000D08EB" w:rsidRDefault="000D08EB" w:rsidP="000D08EB">
      <w:r w:rsidRPr="000D08EB">
        <w:rPr>
          <w:b/>
          <w:bCs/>
        </w:rPr>
        <w:t>PURPOSE:</w:t>
      </w:r>
      <w:r w:rsidRPr="000D08EB">
        <w:t> Make AI reasoning inspectable so Jonathan can correct, refine, or redirect it — improving both the output and his prompting skill over time.</w:t>
      </w:r>
    </w:p>
    <w:p w14:paraId="0A578F35" w14:textId="77777777" w:rsidR="000D08EB" w:rsidRPr="000D08EB" w:rsidRDefault="000D08EB" w:rsidP="000D08EB">
      <w:r w:rsidRPr="000D08EB">
        <w:rPr>
          <w:b/>
          <w:bCs/>
        </w:rPr>
        <w:t>SEVEN CORE BEHAVIORS:</w:t>
      </w:r>
    </w:p>
    <w:p w14:paraId="5C1D9974" w14:textId="77777777" w:rsidR="000D08EB" w:rsidRPr="000D08EB" w:rsidRDefault="000D08EB" w:rsidP="000D08EB">
      <w:pPr>
        <w:numPr>
          <w:ilvl w:val="0"/>
          <w:numId w:val="5"/>
        </w:numPr>
      </w:pPr>
      <w:r w:rsidRPr="000D08EB">
        <w:rPr>
          <w:b/>
          <w:bCs/>
        </w:rPr>
        <w:t>Prompt Reflection</w:t>
      </w:r>
      <w:r w:rsidRPr="000D08EB">
        <w:t xml:space="preserve"> — When the model detected multiple plausible interpretations, </w:t>
      </w:r>
      <w:proofErr w:type="gramStart"/>
      <w:r w:rsidRPr="000D08EB">
        <w:t>had</w:t>
      </w:r>
      <w:proofErr w:type="gramEnd"/>
      <w:r w:rsidRPr="000D08EB">
        <w:t xml:space="preserve"> to choose a frame, or required assumptions to proceed — name what would have produced a sharper answer. Not critique — calibration.</w:t>
      </w:r>
    </w:p>
    <w:p w14:paraId="7694CFA1" w14:textId="77777777" w:rsidR="000D08EB" w:rsidRPr="000D08EB" w:rsidRDefault="000D08EB" w:rsidP="000D08EB">
      <w:pPr>
        <w:numPr>
          <w:ilvl w:val="0"/>
          <w:numId w:val="5"/>
        </w:numPr>
      </w:pPr>
      <w:r w:rsidRPr="000D08EB">
        <w:rPr>
          <w:b/>
          <w:bCs/>
        </w:rPr>
        <w:t>Uncertainty Flagging</w:t>
      </w:r>
      <w:r w:rsidRPr="000D08EB">
        <w:t> — Explicitly mark when reasoning from incomplete information or operating in weak territory. Breaks the confident-output default when it matters.</w:t>
      </w:r>
    </w:p>
    <w:p w14:paraId="45EE412F" w14:textId="77777777" w:rsidR="000D08EB" w:rsidRPr="000D08EB" w:rsidRDefault="000D08EB" w:rsidP="000D08EB">
      <w:pPr>
        <w:numPr>
          <w:ilvl w:val="0"/>
          <w:numId w:val="5"/>
        </w:numPr>
      </w:pPr>
      <w:r w:rsidRPr="000D08EB">
        <w:rPr>
          <w:b/>
          <w:bCs/>
        </w:rPr>
        <w:t>Assumption Surfacing</w:t>
      </w:r>
      <w:r w:rsidRPr="000D08EB">
        <w:t> — Before consequential outputs, state the key assumptions baked in. Gives Jonathan a specific place to push back.</w:t>
      </w:r>
    </w:p>
    <w:p w14:paraId="60477EEA" w14:textId="77777777" w:rsidR="000D08EB" w:rsidRPr="000D08EB" w:rsidRDefault="000D08EB" w:rsidP="000D08EB">
      <w:pPr>
        <w:numPr>
          <w:ilvl w:val="0"/>
          <w:numId w:val="5"/>
        </w:numPr>
      </w:pPr>
      <w:r w:rsidRPr="000D08EB">
        <w:rPr>
          <w:b/>
          <w:bCs/>
        </w:rPr>
        <w:t>Reframe Offers</w:t>
      </w:r>
      <w:r w:rsidRPr="000D08EB">
        <w:t> — When the question asked isn't the question needed: "You asked X — I think the real question is Y. Want me to answer that instead?"</w:t>
      </w:r>
    </w:p>
    <w:p w14:paraId="31DCC4DB" w14:textId="77777777" w:rsidR="000D08EB" w:rsidRPr="000D08EB" w:rsidRDefault="000D08EB" w:rsidP="000D08EB">
      <w:pPr>
        <w:numPr>
          <w:ilvl w:val="0"/>
          <w:numId w:val="5"/>
        </w:numPr>
      </w:pPr>
      <w:r w:rsidRPr="000D08EB">
        <w:rPr>
          <w:b/>
          <w:bCs/>
        </w:rPr>
        <w:lastRenderedPageBreak/>
        <w:t>Decision Checkpoints</w:t>
      </w:r>
      <w:r w:rsidRPr="000D08EB">
        <w:t> — On irreversible or high-stakes actions, name what is about to happen and why before executing. Reinforces Standing Protocol Rule 2.</w:t>
      </w:r>
    </w:p>
    <w:p w14:paraId="7D78C3F8" w14:textId="77777777" w:rsidR="000D08EB" w:rsidRPr="000D08EB" w:rsidRDefault="000D08EB" w:rsidP="000D08EB">
      <w:pPr>
        <w:numPr>
          <w:ilvl w:val="0"/>
          <w:numId w:val="5"/>
        </w:numPr>
      </w:pPr>
      <w:r w:rsidRPr="000D08EB">
        <w:rPr>
          <w:b/>
          <w:bCs/>
        </w:rPr>
        <w:t>Cognitive Model Disclosure</w:t>
      </w:r>
      <w:r w:rsidRPr="000D08EB">
        <w:t> — Surface the frame being applied only when (a) the choice would materially change the output, and (b) Jonathan could realistically choose a different frame. Never fires on trivial structural choices.</w:t>
      </w:r>
    </w:p>
    <w:p w14:paraId="1D030D10" w14:textId="77777777" w:rsidR="000D08EB" w:rsidRPr="000D08EB" w:rsidRDefault="000D08EB" w:rsidP="000D08EB">
      <w:pPr>
        <w:numPr>
          <w:ilvl w:val="0"/>
          <w:numId w:val="5"/>
        </w:numPr>
      </w:pPr>
      <w:r w:rsidRPr="000D08EB">
        <w:rPr>
          <w:b/>
          <w:bCs/>
        </w:rPr>
        <w:t>Prompt-Skill Transfer</w:t>
      </w:r>
      <w:r w:rsidRPr="000D08EB">
        <w:t> — When a significant prompting pattern shift affected the output, name the pattern used and suggest a more powerful alternative. Trigger conservatively — only when the pattern was non-obvious and the coaching note would generalize beyond this conversation.</w:t>
      </w:r>
    </w:p>
    <w:p w14:paraId="1918DDFB" w14:textId="77777777" w:rsidR="000D08EB" w:rsidRPr="000D08EB" w:rsidRDefault="000D08EB" w:rsidP="000D08EB">
      <w:r w:rsidRPr="000D08EB">
        <w:rPr>
          <w:b/>
          <w:bCs/>
        </w:rPr>
        <w:t>ACTIVATION MODES:</w:t>
      </w:r>
    </w:p>
    <w:p w14:paraId="6A089E61" w14:textId="77777777" w:rsidR="000D08EB" w:rsidRPr="000D08EB" w:rsidRDefault="000D08EB" w:rsidP="000D08EB">
      <w:pPr>
        <w:numPr>
          <w:ilvl w:val="0"/>
          <w:numId w:val="6"/>
        </w:numPr>
      </w:pPr>
      <w:r w:rsidRPr="000D08EB">
        <w:rPr>
          <w:b/>
          <w:bCs/>
        </w:rPr>
        <w:t>Standing on</w:t>
      </w:r>
      <w:r w:rsidRPr="000D08EB">
        <w:t> — enabled globally via this reference thought</w:t>
      </w:r>
    </w:p>
    <w:p w14:paraId="67B0D1EB" w14:textId="77777777" w:rsidR="000D08EB" w:rsidRPr="000D08EB" w:rsidRDefault="000D08EB" w:rsidP="000D08EB">
      <w:pPr>
        <w:numPr>
          <w:ilvl w:val="0"/>
          <w:numId w:val="6"/>
        </w:numPr>
      </w:pPr>
      <w:r w:rsidRPr="000D08EB">
        <w:rPr>
          <w:b/>
          <w:bCs/>
        </w:rPr>
        <w:t>Event-triggered with severity scale:</w:t>
      </w:r>
    </w:p>
    <w:p w14:paraId="057206AE" w14:textId="77777777" w:rsidR="000D08EB" w:rsidRPr="000D08EB" w:rsidRDefault="000D08EB" w:rsidP="000D08EB">
      <w:pPr>
        <w:numPr>
          <w:ilvl w:val="1"/>
          <w:numId w:val="6"/>
        </w:numPr>
      </w:pPr>
      <w:proofErr w:type="gramStart"/>
      <w:r w:rsidRPr="000D08EB">
        <w:t>Low-stakes</w:t>
      </w:r>
      <w:proofErr w:type="gramEnd"/>
      <w:r w:rsidRPr="000D08EB">
        <w:t>: minor reflection, optional</w:t>
      </w:r>
    </w:p>
    <w:p w14:paraId="027700AE" w14:textId="77777777" w:rsidR="000D08EB" w:rsidRPr="000D08EB" w:rsidRDefault="000D08EB" w:rsidP="000D08EB">
      <w:pPr>
        <w:numPr>
          <w:ilvl w:val="1"/>
          <w:numId w:val="6"/>
        </w:numPr>
      </w:pPr>
      <w:r w:rsidRPr="000D08EB">
        <w:t>Medium-stakes: assumptions surfaced, reframes offered</w:t>
      </w:r>
    </w:p>
    <w:p w14:paraId="2A61C0EB" w14:textId="77777777" w:rsidR="000D08EB" w:rsidRPr="000D08EB" w:rsidRDefault="000D08EB" w:rsidP="000D08EB">
      <w:pPr>
        <w:numPr>
          <w:ilvl w:val="1"/>
          <w:numId w:val="6"/>
        </w:numPr>
      </w:pPr>
      <w:proofErr w:type="gramStart"/>
      <w:r w:rsidRPr="000D08EB">
        <w:t>High-stakes</w:t>
      </w:r>
      <w:proofErr w:type="gramEnd"/>
      <w:r w:rsidRPr="000D08EB">
        <w:t>: decision checkpoints, uncertainty flagging, cognitive model disclosure</w:t>
      </w:r>
    </w:p>
    <w:p w14:paraId="0332C993" w14:textId="77777777" w:rsidR="000D08EB" w:rsidRPr="000D08EB" w:rsidRDefault="000D08EB" w:rsidP="000D08EB">
      <w:pPr>
        <w:numPr>
          <w:ilvl w:val="0"/>
          <w:numId w:val="6"/>
        </w:numPr>
      </w:pPr>
      <w:r w:rsidRPr="000D08EB">
        <w:rPr>
          <w:b/>
          <w:bCs/>
        </w:rPr>
        <w:t>On-demand</w:t>
      </w:r>
      <w:r w:rsidRPr="000D08EB">
        <w:t> — trigger phrase: </w:t>
      </w:r>
      <w:r w:rsidRPr="000D08EB">
        <w:rPr>
          <w:i/>
          <w:iCs/>
        </w:rPr>
        <w:t>"TSH-9M on"</w:t>
      </w:r>
      <w:r w:rsidRPr="000D08EB">
        <w:t> or </w:t>
      </w:r>
      <w:r w:rsidRPr="000D08EB">
        <w:rPr>
          <w:i/>
          <w:iCs/>
        </w:rPr>
        <w:t>"metacognitive mode"</w:t>
      </w:r>
    </w:p>
    <w:p w14:paraId="4E6BBA7C" w14:textId="77777777" w:rsidR="000D08EB" w:rsidRPr="000D08EB" w:rsidRDefault="000D08EB" w:rsidP="000D08EB">
      <w:r w:rsidRPr="000D08EB">
        <w:rPr>
          <w:b/>
          <w:bCs/>
        </w:rPr>
        <w:t>CONSTRAINTS:</w:t>
      </w:r>
    </w:p>
    <w:p w14:paraId="15DDF5BA" w14:textId="77777777" w:rsidR="000D08EB" w:rsidRPr="000D08EB" w:rsidRDefault="000D08EB" w:rsidP="000D08EB">
      <w:pPr>
        <w:numPr>
          <w:ilvl w:val="0"/>
          <w:numId w:val="7"/>
        </w:numPr>
      </w:pPr>
      <w:r w:rsidRPr="000D08EB">
        <w:t>Lightweight and non-performative</w:t>
      </w:r>
    </w:p>
    <w:p w14:paraId="7F28A068" w14:textId="77777777" w:rsidR="000D08EB" w:rsidRPr="000D08EB" w:rsidRDefault="000D08EB" w:rsidP="000D08EB">
      <w:pPr>
        <w:numPr>
          <w:ilvl w:val="0"/>
          <w:numId w:val="7"/>
        </w:numPr>
      </w:pPr>
      <w:r w:rsidRPr="000D08EB">
        <w:t>Never interrupts conversational flow or delays execution — all behaviors are additive</w:t>
      </w:r>
    </w:p>
    <w:p w14:paraId="549EACB1" w14:textId="77777777" w:rsidR="000D08EB" w:rsidRPr="000D08EB" w:rsidRDefault="000D08EB" w:rsidP="000D08EB">
      <w:pPr>
        <w:numPr>
          <w:ilvl w:val="0"/>
          <w:numId w:val="7"/>
        </w:numPr>
      </w:pPr>
      <w:r w:rsidRPr="000D08EB">
        <w:t>Only triggers when reasoning materially affects output</w:t>
      </w:r>
    </w:p>
    <w:p w14:paraId="6653E654" w14:textId="77777777" w:rsidR="000D08EB" w:rsidRPr="000D08EB" w:rsidRDefault="000D08EB" w:rsidP="000D08EB">
      <w:pPr>
        <w:numPr>
          <w:ilvl w:val="0"/>
          <w:numId w:val="7"/>
        </w:numPr>
      </w:pPr>
      <w:r w:rsidRPr="000D08EB">
        <w:t>Prompt-Skill Transfer fires conservatively — not a coaching overlay on routine exchanges</w:t>
      </w:r>
    </w:p>
    <w:p w14:paraId="3BB8112A" w14:textId="77777777" w:rsidR="000D08EB" w:rsidRPr="000D08EB" w:rsidRDefault="000D08EB" w:rsidP="000D08EB">
      <w:r w:rsidRPr="000D08EB">
        <w:rPr>
          <w:b/>
          <w:bCs/>
        </w:rPr>
        <w:t>ARCHITECTURAL NOTE:</w:t>
      </w:r>
      <w:r w:rsidRPr="000D08EB">
        <w:t> TSH-9 governs interaction integrity. TSH-9M governs cognitive transparency. Together: Jonathan sees the reasoning, can correct it, learns to shape it, and the AI learns to expose it in ways that build his skill. Living document — future revisions tagged TSH-9M v1.x.</w:t>
      </w:r>
    </w:p>
    <w:p w14:paraId="1F773A46" w14:textId="77777777" w:rsidR="000D08EB" w:rsidRPr="000D08EB" w:rsidRDefault="00000000" w:rsidP="000D08EB">
      <w:r>
        <w:pict w14:anchorId="6CF09471">
          <v:rect id="_x0000_i1047" style="width:0;height:0" o:hralign="center" o:hrstd="t" o:hr="t" fillcolor="#a0a0a0" stroked="f"/>
        </w:pict>
      </w:r>
    </w:p>
    <w:p w14:paraId="3C0343E1" w14:textId="77777777" w:rsidR="000D08EB" w:rsidRPr="000D08EB" w:rsidRDefault="000D08EB" w:rsidP="000D08EB">
      <w:r w:rsidRPr="000D08EB">
        <w:t>Say the word and I'll capture it.</w:t>
      </w:r>
    </w:p>
    <w:p w14:paraId="644FEE45" w14:textId="77777777" w:rsidR="000D08EB" w:rsidRPr="000D08EB" w:rsidRDefault="000D08EB" w:rsidP="000D08EB">
      <w:r w:rsidRPr="000D08EB">
        <w:t xml:space="preserve">Three thoughts... First, remove "Jonathan" and depersonalize it to user or something generic. Second, as this project continues to grow legs and evolve, I would like to keep it separate but </w:t>
      </w:r>
      <w:proofErr w:type="gramStart"/>
      <w:r w:rsidRPr="000D08EB">
        <w:lastRenderedPageBreak/>
        <w:t>similar to</w:t>
      </w:r>
      <w:proofErr w:type="gramEnd"/>
      <w:r w:rsidRPr="000D08EB">
        <w:t xml:space="preserve"> tsh-9... we need a new name to call it. Third, the core feature is solid: making AI reasoning inspectable but after some time, I will not need as much feedback.</w:t>
      </w:r>
    </w:p>
    <w:p w14:paraId="6974BD9B" w14:textId="77777777" w:rsidR="000D08EB" w:rsidRPr="000D08EB" w:rsidRDefault="000D08EB" w:rsidP="000D08EB">
      <w:r w:rsidRPr="000D08EB">
        <w:t>Mar 10</w:t>
      </w:r>
    </w:p>
    <w:p w14:paraId="3E9ADCC5" w14:textId="77777777" w:rsidR="000D08EB" w:rsidRPr="000D08EB" w:rsidRDefault="000D08EB" w:rsidP="000D08EB">
      <w:r w:rsidRPr="000D08EB">
        <w:t>Synthesized three refinements: depersonalization, nomenclature options, adaptive feedback scaling</w:t>
      </w:r>
    </w:p>
    <w:p w14:paraId="561435E6" w14:textId="77777777" w:rsidR="000D08EB" w:rsidRPr="000D08EB" w:rsidRDefault="000D08EB" w:rsidP="000D08EB">
      <w:r w:rsidRPr="000D08EB">
        <w:t>Synthesized three refinements: depersonalization, nomenclature options, adaptive feedback scaling</w:t>
      </w:r>
    </w:p>
    <w:p w14:paraId="6064AB91" w14:textId="77777777" w:rsidR="000D08EB" w:rsidRPr="000D08EB" w:rsidRDefault="000D08EB" w:rsidP="000D08EB">
      <w:r w:rsidRPr="000D08EB">
        <w:t>Good refinements — all three are structural improvements. Let me address them in order before we finalize.</w:t>
      </w:r>
    </w:p>
    <w:p w14:paraId="1116D2EA" w14:textId="77777777" w:rsidR="000D08EB" w:rsidRPr="000D08EB" w:rsidRDefault="00000000" w:rsidP="000D08EB">
      <w:r>
        <w:pict w14:anchorId="647BA5FD">
          <v:rect id="_x0000_i1048" style="width:0;height:0" o:hralign="center" o:hrstd="t" o:hr="t" fillcolor="#a0a0a0" stroked="f"/>
        </w:pict>
      </w:r>
    </w:p>
    <w:p w14:paraId="33A60A70" w14:textId="77777777" w:rsidR="000D08EB" w:rsidRPr="000D08EB" w:rsidRDefault="000D08EB" w:rsidP="000D08EB">
      <w:r w:rsidRPr="000D08EB">
        <w:rPr>
          <w:b/>
          <w:bCs/>
        </w:rPr>
        <w:t>1. Depersonalization</w:t>
      </w:r>
      <w:r w:rsidRPr="000D08EB">
        <w:t> — easy, "the user" throughout. Done.</w:t>
      </w:r>
    </w:p>
    <w:p w14:paraId="03EB43B5" w14:textId="77777777" w:rsidR="000D08EB" w:rsidRPr="000D08EB" w:rsidRDefault="000D08EB" w:rsidP="000D08EB">
      <w:r w:rsidRPr="000D08EB">
        <w:rPr>
          <w:b/>
          <w:bCs/>
        </w:rPr>
        <w:t>2. Naming</w:t>
      </w:r>
      <w:r w:rsidRPr="000D08EB">
        <w:t> — this deserves your input before I commit it. The protocol needs to feel like a peer to TSH-9, not a sub-module. A few directions:</w:t>
      </w:r>
    </w:p>
    <w:p w14:paraId="73912222" w14:textId="77777777" w:rsidR="000D08EB" w:rsidRPr="000D08EB" w:rsidRDefault="000D08EB" w:rsidP="000D08EB">
      <w:pPr>
        <w:numPr>
          <w:ilvl w:val="0"/>
          <w:numId w:val="8"/>
        </w:numPr>
      </w:pPr>
      <w:r w:rsidRPr="000D08EB">
        <w:rPr>
          <w:b/>
          <w:bCs/>
        </w:rPr>
        <w:t>ARIA</w:t>
      </w:r>
      <w:r w:rsidRPr="000D08EB">
        <w:t> — Adaptive Reasoning and Inspection Architecture</w:t>
      </w:r>
    </w:p>
    <w:p w14:paraId="21D77913" w14:textId="77777777" w:rsidR="000D08EB" w:rsidRPr="000D08EB" w:rsidRDefault="000D08EB" w:rsidP="000D08EB">
      <w:pPr>
        <w:numPr>
          <w:ilvl w:val="0"/>
          <w:numId w:val="8"/>
        </w:numPr>
      </w:pPr>
      <w:r w:rsidRPr="000D08EB">
        <w:rPr>
          <w:b/>
          <w:bCs/>
        </w:rPr>
        <w:t>LENS</w:t>
      </w:r>
      <w:r w:rsidRPr="000D08EB">
        <w:t> — Layered Exposure of Nascent Structure (or just the metaphor — a lens on AI reasoning)</w:t>
      </w:r>
    </w:p>
    <w:p w14:paraId="624C9828" w14:textId="77777777" w:rsidR="000D08EB" w:rsidRPr="000D08EB" w:rsidRDefault="000D08EB" w:rsidP="000D08EB">
      <w:pPr>
        <w:numPr>
          <w:ilvl w:val="0"/>
          <w:numId w:val="8"/>
        </w:numPr>
      </w:pPr>
      <w:r w:rsidRPr="000D08EB">
        <w:rPr>
          <w:b/>
          <w:bCs/>
        </w:rPr>
        <w:t>MCI</w:t>
      </w:r>
      <w:r w:rsidRPr="000D08EB">
        <w:t> — Metacognitive Interface (functional, clean)</w:t>
      </w:r>
    </w:p>
    <w:p w14:paraId="2F761099" w14:textId="77777777" w:rsidR="000D08EB" w:rsidRPr="000D08EB" w:rsidRDefault="000D08EB" w:rsidP="000D08EB">
      <w:pPr>
        <w:numPr>
          <w:ilvl w:val="0"/>
          <w:numId w:val="8"/>
        </w:numPr>
      </w:pPr>
      <w:r w:rsidRPr="000D08EB">
        <w:rPr>
          <w:b/>
          <w:bCs/>
        </w:rPr>
        <w:t>TRACE</w:t>
      </w:r>
      <w:r w:rsidRPr="000D08EB">
        <w:t> — Transparent Reasoning and Coaching Engine</w:t>
      </w:r>
    </w:p>
    <w:p w14:paraId="5F677DCB" w14:textId="77777777" w:rsidR="000D08EB" w:rsidRPr="000D08EB" w:rsidRDefault="000D08EB" w:rsidP="000D08EB">
      <w:pPr>
        <w:numPr>
          <w:ilvl w:val="0"/>
          <w:numId w:val="8"/>
        </w:numPr>
      </w:pPr>
      <w:r w:rsidRPr="000D08EB">
        <w:rPr>
          <w:b/>
          <w:bCs/>
        </w:rPr>
        <w:t>MIRROR</w:t>
      </w:r>
      <w:r w:rsidRPr="000D08EB">
        <w:t> — straightforward metaphor, memorable</w:t>
      </w:r>
    </w:p>
    <w:p w14:paraId="2051C823" w14:textId="77777777" w:rsidR="000D08EB" w:rsidRPr="000D08EB" w:rsidRDefault="000D08EB" w:rsidP="000D08EB">
      <w:r w:rsidRPr="000D08EB">
        <w:t>My lean is </w:t>
      </w:r>
      <w:r w:rsidRPr="000D08EB">
        <w:rPr>
          <w:b/>
          <w:bCs/>
        </w:rPr>
        <w:t>LENS</w:t>
      </w:r>
      <w:r w:rsidRPr="000D08EB">
        <w:t> or </w:t>
      </w:r>
      <w:r w:rsidRPr="000D08EB">
        <w:rPr>
          <w:b/>
          <w:bCs/>
        </w:rPr>
        <w:t>TRACE</w:t>
      </w:r>
      <w:r w:rsidRPr="000D08EB">
        <w:t xml:space="preserve"> — both stand on their own, both imply what the protocol does without needing explanation. But this is </w:t>
      </w:r>
      <w:proofErr w:type="gramStart"/>
      <w:r w:rsidRPr="000D08EB">
        <w:t>yours to</w:t>
      </w:r>
      <w:proofErr w:type="gramEnd"/>
      <w:r w:rsidRPr="000D08EB">
        <w:t xml:space="preserve"> name.</w:t>
      </w:r>
    </w:p>
    <w:p w14:paraId="7C77B60F" w14:textId="77777777" w:rsidR="000D08EB" w:rsidRPr="000D08EB" w:rsidRDefault="000D08EB" w:rsidP="000D08EB">
      <w:r w:rsidRPr="000D08EB">
        <w:rPr>
          <w:b/>
          <w:bCs/>
        </w:rPr>
        <w:t xml:space="preserve">3. Adaptive </w:t>
      </w:r>
      <w:proofErr w:type="gramStart"/>
      <w:r w:rsidRPr="000D08EB">
        <w:rPr>
          <w:b/>
          <w:bCs/>
        </w:rPr>
        <w:t>scaling</w:t>
      </w:r>
      <w:r w:rsidRPr="000D08EB">
        <w:t> — this</w:t>
      </w:r>
      <w:proofErr w:type="gramEnd"/>
      <w:r w:rsidRPr="000D08EB">
        <w:t xml:space="preserve"> is the right instinct and it's a meaningful design addition. The protocol should have a maturity-aware mode: early on, all seven behaviors are active and verbose. As the user's prompting skill develops, the coaching behaviors (Prompt Reflection, Prompt-Skill Transfer especially) dial back automatically — or the user explicitly declares a tier. Two options:</w:t>
      </w:r>
    </w:p>
    <w:p w14:paraId="17906B5E" w14:textId="77777777" w:rsidR="000D08EB" w:rsidRPr="000D08EB" w:rsidRDefault="000D08EB" w:rsidP="000D08EB">
      <w:pPr>
        <w:numPr>
          <w:ilvl w:val="0"/>
          <w:numId w:val="9"/>
        </w:numPr>
      </w:pPr>
      <w:r w:rsidRPr="000D08EB">
        <w:rPr>
          <w:b/>
          <w:bCs/>
        </w:rPr>
        <w:t>User-declared tiers</w:t>
      </w:r>
      <w:r w:rsidRPr="000D08EB">
        <w:t xml:space="preserve"> — Novice / Practitioner / Expert, set via </w:t>
      </w:r>
      <w:proofErr w:type="spellStart"/>
      <w:r w:rsidRPr="000D08EB">
        <w:t>OpenBrain</w:t>
      </w:r>
      <w:proofErr w:type="spellEnd"/>
      <w:r w:rsidRPr="000D08EB">
        <w:t xml:space="preserve"> reference</w:t>
      </w:r>
    </w:p>
    <w:p w14:paraId="1A73A9D3" w14:textId="77777777" w:rsidR="000D08EB" w:rsidRPr="000D08EB" w:rsidRDefault="000D08EB" w:rsidP="000D08EB">
      <w:pPr>
        <w:numPr>
          <w:ilvl w:val="0"/>
          <w:numId w:val="9"/>
        </w:numPr>
      </w:pPr>
      <w:r w:rsidRPr="000D08EB">
        <w:rPr>
          <w:b/>
          <w:bCs/>
        </w:rPr>
        <w:t>AI-inferred</w:t>
      </w:r>
      <w:r w:rsidRPr="000D08EB">
        <w:t> — the AI reads prompt quality over time and modulates without being told</w:t>
      </w:r>
    </w:p>
    <w:p w14:paraId="6246D1BA" w14:textId="77777777" w:rsidR="000D08EB" w:rsidRPr="000D08EB" w:rsidRDefault="000D08EB" w:rsidP="000D08EB">
      <w:r w:rsidRPr="000D08EB">
        <w:t xml:space="preserve">I'd recommend user-declared to start. Keeps the user in control, avoids the AI making presumptuous judgments about skill level. </w:t>
      </w:r>
      <w:proofErr w:type="gramStart"/>
      <w:r w:rsidRPr="000D08EB">
        <w:t>Can</w:t>
      </w:r>
      <w:proofErr w:type="gramEnd"/>
      <w:r w:rsidRPr="000D08EB">
        <w:t xml:space="preserve"> always evolve to </w:t>
      </w:r>
      <w:proofErr w:type="gramStart"/>
      <w:r w:rsidRPr="000D08EB">
        <w:t>inferred</w:t>
      </w:r>
      <w:proofErr w:type="gramEnd"/>
      <w:r w:rsidRPr="000D08EB">
        <w:t xml:space="preserve"> later.</w:t>
      </w:r>
    </w:p>
    <w:p w14:paraId="51E8B0C0" w14:textId="77777777" w:rsidR="000D08EB" w:rsidRPr="000D08EB" w:rsidRDefault="00000000" w:rsidP="000D08EB">
      <w:r>
        <w:pict w14:anchorId="769BCD53">
          <v:rect id="_x0000_i1049" style="width:0;height:0" o:hralign="center" o:hrstd="t" o:hr="t" fillcolor="#a0a0a0" stroked="f"/>
        </w:pict>
      </w:r>
    </w:p>
    <w:p w14:paraId="66D189F8" w14:textId="77777777" w:rsidR="000D08EB" w:rsidRPr="000D08EB" w:rsidRDefault="000D08EB" w:rsidP="000D08EB">
      <w:r w:rsidRPr="000D08EB">
        <w:lastRenderedPageBreak/>
        <w:t>What's the name?</w:t>
      </w:r>
    </w:p>
    <w:p w14:paraId="0FA6CF3B" w14:textId="77777777" w:rsidR="000D08EB" w:rsidRPr="000D08EB" w:rsidRDefault="000D08EB" w:rsidP="000D08EB">
      <w:r w:rsidRPr="000D08EB">
        <w:t xml:space="preserve">As this product will work today, TRACE is a great name. As the need for coaching reduces, LENS is more accurate. I like LENS. I agree with the </w:t>
      </w:r>
      <w:proofErr w:type="spellStart"/>
      <w:r w:rsidRPr="000D08EB">
        <w:t>openbrain</w:t>
      </w:r>
      <w:proofErr w:type="spellEnd"/>
      <w:r w:rsidRPr="000D08EB">
        <w:t xml:space="preserve"> reference but that assumes anyone using this tool will have their own </w:t>
      </w:r>
      <w:proofErr w:type="spellStart"/>
      <w:r w:rsidRPr="000D08EB">
        <w:t>openbrain</w:t>
      </w:r>
      <w:proofErr w:type="spellEnd"/>
      <w:r w:rsidRPr="000D08EB">
        <w:t xml:space="preserve"> which is highly unlikely at this point. How about leveraging the personalization controls provided by most AI tools (claude.md, </w:t>
      </w:r>
      <w:proofErr w:type="spellStart"/>
      <w:r w:rsidRPr="000D08EB">
        <w:t>etc</w:t>
      </w:r>
      <w:proofErr w:type="spellEnd"/>
      <w:r w:rsidRPr="000D08EB">
        <w:t>)?</w:t>
      </w:r>
    </w:p>
    <w:p w14:paraId="0D68BFA3" w14:textId="77777777" w:rsidR="000D08EB" w:rsidRPr="000D08EB" w:rsidRDefault="000D08EB" w:rsidP="000D08EB">
      <w:r w:rsidRPr="000D08EB">
        <w:t>Mar 10</w:t>
      </w:r>
    </w:p>
    <w:p w14:paraId="068C8259" w14:textId="77777777" w:rsidR="000D08EB" w:rsidRPr="000D08EB" w:rsidRDefault="000D08EB" w:rsidP="000D08EB">
      <w:r w:rsidRPr="000D08EB">
        <w:t>Validated portable instruction approach across AI platforms</w:t>
      </w:r>
    </w:p>
    <w:p w14:paraId="5771314D" w14:textId="77777777" w:rsidR="000D08EB" w:rsidRPr="000D08EB" w:rsidRDefault="000D08EB" w:rsidP="000D08EB">
      <w:r w:rsidRPr="000D08EB">
        <w:t>Validated portable instruction approach across AI platforms</w:t>
      </w:r>
    </w:p>
    <w:p w14:paraId="2C7D2DD1" w14:textId="77777777" w:rsidR="000D08EB" w:rsidRPr="000D08EB" w:rsidRDefault="000D08EB" w:rsidP="000D08EB">
      <w:r w:rsidRPr="000D08EB">
        <w:t xml:space="preserve">Smart pivot — and it </w:t>
      </w:r>
      <w:proofErr w:type="gramStart"/>
      <w:r w:rsidRPr="000D08EB">
        <w:t>actually makes</w:t>
      </w:r>
      <w:proofErr w:type="gramEnd"/>
      <w:r w:rsidRPr="000D08EB">
        <w:t xml:space="preserve"> LENS more valuable as a public-facing protocol. No infrastructure dependency, zero onboarding friction. Anyone with an AI tool can use it.</w:t>
      </w:r>
    </w:p>
    <w:p w14:paraId="59537268" w14:textId="77777777" w:rsidR="000D08EB" w:rsidRPr="000D08EB" w:rsidRDefault="00000000" w:rsidP="000D08EB">
      <w:r>
        <w:pict w14:anchorId="5220D101">
          <v:rect id="_x0000_i1050" style="width:0;height:0" o:hralign="center" o:hrstd="t" o:hr="t" fillcolor="#a0a0a0" stroked="f"/>
        </w:pict>
      </w:r>
    </w:p>
    <w:p w14:paraId="7158E48F" w14:textId="77777777" w:rsidR="000D08EB" w:rsidRPr="000D08EB" w:rsidRDefault="000D08EB" w:rsidP="000D08EB">
      <w:r w:rsidRPr="000D08EB">
        <w:rPr>
          <w:b/>
          <w:bCs/>
        </w:rPr>
        <w:t>The personalization file landscape across major clients: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3900"/>
        <w:gridCol w:w="3914"/>
      </w:tblGrid>
      <w:tr w:rsidR="000D08EB" w:rsidRPr="000D08EB" w14:paraId="1C8AA64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45278C" w14:textId="77777777" w:rsidR="000D08EB" w:rsidRPr="000D08EB" w:rsidRDefault="000D08EB" w:rsidP="000D08EB">
            <w:pPr>
              <w:rPr>
                <w:b/>
                <w:bCs/>
              </w:rPr>
            </w:pPr>
            <w:r w:rsidRPr="000D08EB">
              <w:rPr>
                <w:b/>
                <w:bCs/>
              </w:rPr>
              <w:t>Client</w:t>
            </w:r>
          </w:p>
        </w:tc>
        <w:tc>
          <w:tcPr>
            <w:tcW w:w="0" w:type="auto"/>
            <w:tcBorders>
              <w:top w:val="single" w:sz="2" w:space="0" w:color="auto"/>
              <w:left w:val="single" w:sz="2" w:space="0" w:color="auto"/>
              <w:bottom w:val="single" w:sz="2" w:space="0" w:color="auto"/>
              <w:right w:val="single" w:sz="2" w:space="0" w:color="auto"/>
            </w:tcBorders>
            <w:hideMark/>
          </w:tcPr>
          <w:p w14:paraId="4A0B31C0" w14:textId="77777777" w:rsidR="000D08EB" w:rsidRPr="000D08EB" w:rsidRDefault="000D08EB" w:rsidP="000D08EB">
            <w:pPr>
              <w:rPr>
                <w:b/>
                <w:bCs/>
              </w:rPr>
            </w:pPr>
            <w:r w:rsidRPr="000D08EB">
              <w:rPr>
                <w:b/>
                <w:bCs/>
              </w:rPr>
              <w:t>Mechanism</w:t>
            </w:r>
          </w:p>
        </w:tc>
        <w:tc>
          <w:tcPr>
            <w:tcW w:w="0" w:type="auto"/>
            <w:tcBorders>
              <w:top w:val="single" w:sz="2" w:space="0" w:color="auto"/>
              <w:left w:val="single" w:sz="2" w:space="0" w:color="auto"/>
              <w:bottom w:val="single" w:sz="2" w:space="0" w:color="auto"/>
              <w:right w:val="single" w:sz="2" w:space="0" w:color="auto"/>
            </w:tcBorders>
            <w:hideMark/>
          </w:tcPr>
          <w:p w14:paraId="2A807163" w14:textId="77777777" w:rsidR="000D08EB" w:rsidRPr="000D08EB" w:rsidRDefault="000D08EB" w:rsidP="000D08EB">
            <w:pPr>
              <w:rPr>
                <w:b/>
                <w:bCs/>
              </w:rPr>
            </w:pPr>
            <w:r w:rsidRPr="000D08EB">
              <w:rPr>
                <w:b/>
                <w:bCs/>
              </w:rPr>
              <w:t>Notes</w:t>
            </w:r>
          </w:p>
        </w:tc>
      </w:tr>
      <w:tr w:rsidR="000D08EB" w:rsidRPr="000D08EB" w14:paraId="45321ACF" w14:textId="77777777">
        <w:tc>
          <w:tcPr>
            <w:tcW w:w="0" w:type="auto"/>
            <w:tcBorders>
              <w:top w:val="single" w:sz="2" w:space="0" w:color="auto"/>
              <w:left w:val="single" w:sz="2" w:space="0" w:color="auto"/>
              <w:bottom w:val="single" w:sz="2" w:space="0" w:color="auto"/>
              <w:right w:val="single" w:sz="2" w:space="0" w:color="auto"/>
            </w:tcBorders>
            <w:hideMark/>
          </w:tcPr>
          <w:p w14:paraId="0E18C370" w14:textId="77777777" w:rsidR="000D08EB" w:rsidRPr="000D08EB" w:rsidRDefault="000D08EB" w:rsidP="000D08EB">
            <w:r w:rsidRPr="000D08EB">
              <w:t>Claude</w:t>
            </w:r>
          </w:p>
        </w:tc>
        <w:tc>
          <w:tcPr>
            <w:tcW w:w="0" w:type="auto"/>
            <w:tcBorders>
              <w:top w:val="single" w:sz="2" w:space="0" w:color="auto"/>
              <w:left w:val="single" w:sz="2" w:space="0" w:color="auto"/>
              <w:bottom w:val="single" w:sz="2" w:space="0" w:color="auto"/>
              <w:right w:val="single" w:sz="2" w:space="0" w:color="auto"/>
            </w:tcBorders>
            <w:hideMark/>
          </w:tcPr>
          <w:p w14:paraId="670E5F86" w14:textId="77777777" w:rsidR="000D08EB" w:rsidRPr="000D08EB" w:rsidRDefault="000D08EB" w:rsidP="000D08EB">
            <w:r w:rsidRPr="000D08EB">
              <w:t>Project Instructions / claude.md</w:t>
            </w:r>
          </w:p>
        </w:tc>
        <w:tc>
          <w:tcPr>
            <w:tcW w:w="0" w:type="auto"/>
            <w:tcBorders>
              <w:top w:val="single" w:sz="2" w:space="0" w:color="auto"/>
              <w:left w:val="single" w:sz="2" w:space="0" w:color="auto"/>
              <w:bottom w:val="single" w:sz="2" w:space="0" w:color="auto"/>
              <w:right w:val="single" w:sz="2" w:space="0" w:color="auto"/>
            </w:tcBorders>
            <w:hideMark/>
          </w:tcPr>
          <w:p w14:paraId="2D738E98" w14:textId="77777777" w:rsidR="000D08EB" w:rsidRPr="000D08EB" w:rsidRDefault="000D08EB" w:rsidP="000D08EB">
            <w:r w:rsidRPr="000D08EB">
              <w:t>Per-project or global custom instructions</w:t>
            </w:r>
          </w:p>
        </w:tc>
      </w:tr>
      <w:tr w:rsidR="000D08EB" w:rsidRPr="000D08EB" w14:paraId="60FD20D5" w14:textId="77777777">
        <w:tc>
          <w:tcPr>
            <w:tcW w:w="0" w:type="auto"/>
            <w:tcBorders>
              <w:top w:val="single" w:sz="2" w:space="0" w:color="auto"/>
              <w:left w:val="single" w:sz="2" w:space="0" w:color="auto"/>
              <w:bottom w:val="single" w:sz="2" w:space="0" w:color="auto"/>
              <w:right w:val="single" w:sz="2" w:space="0" w:color="auto"/>
            </w:tcBorders>
            <w:hideMark/>
          </w:tcPr>
          <w:p w14:paraId="2E3B5CE1" w14:textId="77777777" w:rsidR="000D08EB" w:rsidRPr="000D08EB" w:rsidRDefault="000D08EB" w:rsidP="000D08EB">
            <w:r w:rsidRPr="000D08EB">
              <w:t>ChatGPT</w:t>
            </w:r>
          </w:p>
        </w:tc>
        <w:tc>
          <w:tcPr>
            <w:tcW w:w="0" w:type="auto"/>
            <w:tcBorders>
              <w:top w:val="single" w:sz="2" w:space="0" w:color="auto"/>
              <w:left w:val="single" w:sz="2" w:space="0" w:color="auto"/>
              <w:bottom w:val="single" w:sz="2" w:space="0" w:color="auto"/>
              <w:right w:val="single" w:sz="2" w:space="0" w:color="auto"/>
            </w:tcBorders>
            <w:hideMark/>
          </w:tcPr>
          <w:p w14:paraId="3666E9DF" w14:textId="77777777" w:rsidR="000D08EB" w:rsidRPr="000D08EB" w:rsidRDefault="000D08EB" w:rsidP="000D08EB">
            <w:r w:rsidRPr="000D08EB">
              <w:t>Custom Instructions</w:t>
            </w:r>
          </w:p>
        </w:tc>
        <w:tc>
          <w:tcPr>
            <w:tcW w:w="0" w:type="auto"/>
            <w:tcBorders>
              <w:top w:val="single" w:sz="2" w:space="0" w:color="auto"/>
              <w:left w:val="single" w:sz="2" w:space="0" w:color="auto"/>
              <w:bottom w:val="single" w:sz="2" w:space="0" w:color="auto"/>
              <w:right w:val="single" w:sz="2" w:space="0" w:color="auto"/>
            </w:tcBorders>
            <w:hideMark/>
          </w:tcPr>
          <w:p w14:paraId="2526EA74" w14:textId="77777777" w:rsidR="000D08EB" w:rsidRPr="000D08EB" w:rsidRDefault="000D08EB" w:rsidP="000D08EB">
            <w:r w:rsidRPr="000D08EB">
              <w:t>Settings &gt; Personalization, ~1500 chars</w:t>
            </w:r>
          </w:p>
        </w:tc>
      </w:tr>
      <w:tr w:rsidR="000D08EB" w:rsidRPr="000D08EB" w14:paraId="657CA313" w14:textId="77777777">
        <w:tc>
          <w:tcPr>
            <w:tcW w:w="0" w:type="auto"/>
            <w:tcBorders>
              <w:top w:val="single" w:sz="2" w:space="0" w:color="auto"/>
              <w:left w:val="single" w:sz="2" w:space="0" w:color="auto"/>
              <w:bottom w:val="single" w:sz="2" w:space="0" w:color="auto"/>
              <w:right w:val="single" w:sz="2" w:space="0" w:color="auto"/>
            </w:tcBorders>
            <w:hideMark/>
          </w:tcPr>
          <w:p w14:paraId="69E16A29" w14:textId="77777777" w:rsidR="000D08EB" w:rsidRPr="000D08EB" w:rsidRDefault="000D08EB" w:rsidP="000D08EB">
            <w:r w:rsidRPr="000D08EB">
              <w:t>Copilot</w:t>
            </w:r>
          </w:p>
        </w:tc>
        <w:tc>
          <w:tcPr>
            <w:tcW w:w="0" w:type="auto"/>
            <w:tcBorders>
              <w:top w:val="single" w:sz="2" w:space="0" w:color="auto"/>
              <w:left w:val="single" w:sz="2" w:space="0" w:color="auto"/>
              <w:bottom w:val="single" w:sz="2" w:space="0" w:color="auto"/>
              <w:right w:val="single" w:sz="2" w:space="0" w:color="auto"/>
            </w:tcBorders>
            <w:hideMark/>
          </w:tcPr>
          <w:p w14:paraId="07B29E7C" w14:textId="77777777" w:rsidR="000D08EB" w:rsidRPr="000D08EB" w:rsidRDefault="000D08EB" w:rsidP="000D08EB">
            <w:r w:rsidRPr="000D08EB">
              <w:t>Custom instructions / Notebook persona</w:t>
            </w:r>
          </w:p>
        </w:tc>
        <w:tc>
          <w:tcPr>
            <w:tcW w:w="0" w:type="auto"/>
            <w:tcBorders>
              <w:top w:val="single" w:sz="2" w:space="0" w:color="auto"/>
              <w:left w:val="single" w:sz="2" w:space="0" w:color="auto"/>
              <w:bottom w:val="single" w:sz="2" w:space="0" w:color="auto"/>
              <w:right w:val="single" w:sz="2" w:space="0" w:color="auto"/>
            </w:tcBorders>
            <w:hideMark/>
          </w:tcPr>
          <w:p w14:paraId="6A76AAA0" w14:textId="77777777" w:rsidR="000D08EB" w:rsidRPr="000D08EB" w:rsidRDefault="000D08EB" w:rsidP="000D08EB">
            <w:r w:rsidRPr="000D08EB">
              <w:t>Less standardized</w:t>
            </w:r>
          </w:p>
        </w:tc>
      </w:tr>
      <w:tr w:rsidR="000D08EB" w:rsidRPr="000D08EB" w14:paraId="05B457EE" w14:textId="77777777">
        <w:tc>
          <w:tcPr>
            <w:tcW w:w="0" w:type="auto"/>
            <w:tcBorders>
              <w:top w:val="single" w:sz="2" w:space="0" w:color="auto"/>
              <w:left w:val="single" w:sz="2" w:space="0" w:color="auto"/>
              <w:bottom w:val="single" w:sz="2" w:space="0" w:color="auto"/>
              <w:right w:val="single" w:sz="2" w:space="0" w:color="auto"/>
            </w:tcBorders>
            <w:hideMark/>
          </w:tcPr>
          <w:p w14:paraId="7988FFC4" w14:textId="77777777" w:rsidR="000D08EB" w:rsidRPr="000D08EB" w:rsidRDefault="000D08EB" w:rsidP="000D08EB">
            <w:r w:rsidRPr="000D08EB">
              <w:t>Cursor</w:t>
            </w:r>
          </w:p>
        </w:tc>
        <w:tc>
          <w:tcPr>
            <w:tcW w:w="0" w:type="auto"/>
            <w:tcBorders>
              <w:top w:val="single" w:sz="2" w:space="0" w:color="auto"/>
              <w:left w:val="single" w:sz="2" w:space="0" w:color="auto"/>
              <w:bottom w:val="single" w:sz="2" w:space="0" w:color="auto"/>
              <w:right w:val="single" w:sz="2" w:space="0" w:color="auto"/>
            </w:tcBorders>
            <w:hideMark/>
          </w:tcPr>
          <w:p w14:paraId="17C909AD" w14:textId="77777777" w:rsidR="000D08EB" w:rsidRPr="000D08EB" w:rsidRDefault="000D08EB" w:rsidP="000D08EB">
            <w:proofErr w:type="gramStart"/>
            <w:r w:rsidRPr="000D08EB">
              <w:t>.</w:t>
            </w:r>
            <w:proofErr w:type="spellStart"/>
            <w:r w:rsidRPr="000D08EB">
              <w:t>cursorrules</w:t>
            </w:r>
            <w:proofErr w:type="spellEnd"/>
            <w:proofErr w:type="gramEnd"/>
            <w:r w:rsidRPr="000D08EB">
              <w:t> or cursor.md in repo</w:t>
            </w:r>
          </w:p>
        </w:tc>
        <w:tc>
          <w:tcPr>
            <w:tcW w:w="0" w:type="auto"/>
            <w:tcBorders>
              <w:top w:val="single" w:sz="2" w:space="0" w:color="auto"/>
              <w:left w:val="single" w:sz="2" w:space="0" w:color="auto"/>
              <w:bottom w:val="single" w:sz="2" w:space="0" w:color="auto"/>
              <w:right w:val="single" w:sz="2" w:space="0" w:color="auto"/>
            </w:tcBorders>
            <w:hideMark/>
          </w:tcPr>
          <w:p w14:paraId="1684F4E9" w14:textId="77777777" w:rsidR="000D08EB" w:rsidRPr="000D08EB" w:rsidRDefault="000D08EB" w:rsidP="000D08EB">
            <w:r w:rsidRPr="000D08EB">
              <w:t>Per-project, markdown</w:t>
            </w:r>
          </w:p>
        </w:tc>
      </w:tr>
      <w:tr w:rsidR="000D08EB" w:rsidRPr="000D08EB" w14:paraId="134D9363" w14:textId="77777777">
        <w:tc>
          <w:tcPr>
            <w:tcW w:w="0" w:type="auto"/>
            <w:tcBorders>
              <w:top w:val="single" w:sz="2" w:space="0" w:color="auto"/>
              <w:left w:val="single" w:sz="2" w:space="0" w:color="auto"/>
              <w:bottom w:val="single" w:sz="2" w:space="0" w:color="auto"/>
              <w:right w:val="single" w:sz="2" w:space="0" w:color="auto"/>
            </w:tcBorders>
            <w:hideMark/>
          </w:tcPr>
          <w:p w14:paraId="729DEB4C" w14:textId="77777777" w:rsidR="000D08EB" w:rsidRPr="000D08EB" w:rsidRDefault="000D08EB" w:rsidP="000D08EB">
            <w:r w:rsidRPr="000D08EB">
              <w:t>Gemini</w:t>
            </w:r>
          </w:p>
        </w:tc>
        <w:tc>
          <w:tcPr>
            <w:tcW w:w="0" w:type="auto"/>
            <w:tcBorders>
              <w:top w:val="single" w:sz="2" w:space="0" w:color="auto"/>
              <w:left w:val="single" w:sz="2" w:space="0" w:color="auto"/>
              <w:bottom w:val="single" w:sz="2" w:space="0" w:color="auto"/>
              <w:right w:val="single" w:sz="2" w:space="0" w:color="auto"/>
            </w:tcBorders>
            <w:hideMark/>
          </w:tcPr>
          <w:p w14:paraId="2F58B866" w14:textId="77777777" w:rsidR="000D08EB" w:rsidRPr="000D08EB" w:rsidRDefault="000D08EB" w:rsidP="000D08EB">
            <w:r w:rsidRPr="000D08EB">
              <w:t>Gems</w:t>
            </w:r>
          </w:p>
        </w:tc>
        <w:tc>
          <w:tcPr>
            <w:tcW w:w="0" w:type="auto"/>
            <w:tcBorders>
              <w:top w:val="single" w:sz="2" w:space="0" w:color="auto"/>
              <w:left w:val="single" w:sz="2" w:space="0" w:color="auto"/>
              <w:bottom w:val="single" w:sz="2" w:space="0" w:color="auto"/>
              <w:right w:val="single" w:sz="2" w:space="0" w:color="auto"/>
            </w:tcBorders>
            <w:hideMark/>
          </w:tcPr>
          <w:p w14:paraId="79A6E935" w14:textId="77777777" w:rsidR="000D08EB" w:rsidRPr="000D08EB" w:rsidRDefault="000D08EB" w:rsidP="000D08EB">
            <w:r w:rsidRPr="000D08EB">
              <w:t>Custom AI personas</w:t>
            </w:r>
          </w:p>
        </w:tc>
      </w:tr>
    </w:tbl>
    <w:p w14:paraId="221BFDA1" w14:textId="77777777" w:rsidR="000D08EB" w:rsidRPr="000D08EB" w:rsidRDefault="000D08EB" w:rsidP="000D08EB">
      <w:r w:rsidRPr="000D08EB">
        <w:t>The common thread: all of them accept a plain text instruction block. LENS needs to be written as a </w:t>
      </w:r>
      <w:r w:rsidRPr="000D08EB">
        <w:rPr>
          <w:b/>
          <w:bCs/>
        </w:rPr>
        <w:t>portable, self-contained instruction block</w:t>
      </w:r>
      <w:r w:rsidRPr="000D08EB">
        <w:t> — concise enough to fit character limits, expressive enough that any model can execute it without context history.</w:t>
      </w:r>
    </w:p>
    <w:p w14:paraId="26DDD9F7" w14:textId="77777777" w:rsidR="000D08EB" w:rsidRPr="000D08EB" w:rsidRDefault="00000000" w:rsidP="000D08EB">
      <w:r>
        <w:pict w14:anchorId="4FFEE3E9">
          <v:rect id="_x0000_i1051" style="width:0;height:0" o:hralign="center" o:hrstd="t" o:hr="t" fillcolor="#a0a0a0" stroked="f"/>
        </w:pict>
      </w:r>
    </w:p>
    <w:p w14:paraId="27FF8F5B" w14:textId="77777777" w:rsidR="000D08EB" w:rsidRPr="000D08EB" w:rsidRDefault="000D08EB" w:rsidP="000D08EB">
      <w:r w:rsidRPr="000D08EB">
        <w:rPr>
          <w:b/>
          <w:bCs/>
        </w:rPr>
        <w:t xml:space="preserve">How adaptive scaling works without </w:t>
      </w:r>
      <w:proofErr w:type="spellStart"/>
      <w:r w:rsidRPr="000D08EB">
        <w:rPr>
          <w:b/>
          <w:bCs/>
        </w:rPr>
        <w:t>OpenBrain</w:t>
      </w:r>
      <w:proofErr w:type="spellEnd"/>
      <w:r w:rsidRPr="000D08EB">
        <w:rPr>
          <w:b/>
          <w:bCs/>
        </w:rPr>
        <w:t>:</w:t>
      </w:r>
    </w:p>
    <w:p w14:paraId="122B597F" w14:textId="77777777" w:rsidR="000D08EB" w:rsidRPr="000D08EB" w:rsidRDefault="000D08EB" w:rsidP="000D08EB">
      <w:r w:rsidRPr="000D08EB">
        <w:t>The user simply edits one line in their personalization file:</w:t>
      </w:r>
    </w:p>
    <w:p w14:paraId="241522E6" w14:textId="77777777" w:rsidR="000D08EB" w:rsidRPr="000D08EB" w:rsidRDefault="000D08EB" w:rsidP="000D08EB">
      <w:r w:rsidRPr="000D08EB">
        <w:t>LENS tier: Novice | Practitioner | Expert</w:t>
      </w:r>
    </w:p>
    <w:p w14:paraId="59E88926" w14:textId="77777777" w:rsidR="000D08EB" w:rsidRPr="000D08EB" w:rsidRDefault="000D08EB" w:rsidP="000D08EB">
      <w:pPr>
        <w:numPr>
          <w:ilvl w:val="0"/>
          <w:numId w:val="10"/>
        </w:numPr>
      </w:pPr>
      <w:r w:rsidRPr="000D08EB">
        <w:rPr>
          <w:b/>
          <w:bCs/>
        </w:rPr>
        <w:t>Novice</w:t>
      </w:r>
      <w:r w:rsidRPr="000D08EB">
        <w:t> — all seven behaviors active, coaching verbose</w:t>
      </w:r>
    </w:p>
    <w:p w14:paraId="48E26E77" w14:textId="77777777" w:rsidR="000D08EB" w:rsidRPr="000D08EB" w:rsidRDefault="000D08EB" w:rsidP="000D08EB">
      <w:pPr>
        <w:numPr>
          <w:ilvl w:val="0"/>
          <w:numId w:val="10"/>
        </w:numPr>
      </w:pPr>
      <w:r w:rsidRPr="000D08EB">
        <w:rPr>
          <w:b/>
          <w:bCs/>
        </w:rPr>
        <w:t>Practitioner</w:t>
      </w:r>
      <w:r w:rsidRPr="000D08EB">
        <w:t> — Prompt Reflection and Prompt-Skill Transfer dial back, core behaviors remain</w:t>
      </w:r>
    </w:p>
    <w:p w14:paraId="31B4A825" w14:textId="77777777" w:rsidR="000D08EB" w:rsidRPr="000D08EB" w:rsidRDefault="000D08EB" w:rsidP="000D08EB">
      <w:pPr>
        <w:numPr>
          <w:ilvl w:val="0"/>
          <w:numId w:val="10"/>
        </w:numPr>
      </w:pPr>
      <w:proofErr w:type="gramStart"/>
      <w:r w:rsidRPr="000D08EB">
        <w:rPr>
          <w:b/>
          <w:bCs/>
        </w:rPr>
        <w:lastRenderedPageBreak/>
        <w:t>Expert</w:t>
      </w:r>
      <w:r w:rsidRPr="000D08EB">
        <w:t> —</w:t>
      </w:r>
      <w:proofErr w:type="gramEnd"/>
      <w:r w:rsidRPr="000D08EB">
        <w:t xml:space="preserve"> </w:t>
      </w:r>
      <w:proofErr w:type="gramStart"/>
      <w:r w:rsidRPr="000D08EB">
        <w:t>only</w:t>
      </w:r>
      <w:proofErr w:type="gramEnd"/>
      <w:r w:rsidRPr="000D08EB">
        <w:t xml:space="preserve"> Uncertainty Flagging, Assumption Surfacing, and Decision Checkpoints remain </w:t>
      </w:r>
      <w:proofErr w:type="gramStart"/>
      <w:r w:rsidRPr="000D08EB">
        <w:t>active;</w:t>
      </w:r>
      <w:proofErr w:type="gramEnd"/>
      <w:r w:rsidRPr="000D08EB">
        <w:t xml:space="preserve"> coaching behaviors off</w:t>
      </w:r>
    </w:p>
    <w:p w14:paraId="7AA34FE8" w14:textId="77777777" w:rsidR="000D08EB" w:rsidRPr="000D08EB" w:rsidRDefault="000D08EB" w:rsidP="000D08EB">
      <w:r w:rsidRPr="000D08EB">
        <w:t xml:space="preserve">No AI judgment about skill level needed. </w:t>
      </w:r>
      <w:proofErr w:type="gramStart"/>
      <w:r w:rsidRPr="000D08EB">
        <w:t>User controls</w:t>
      </w:r>
      <w:proofErr w:type="gramEnd"/>
      <w:r w:rsidRPr="000D08EB">
        <w:t xml:space="preserve"> the dial. When they feel the coaching is more noise than signal, they change one word.</w:t>
      </w:r>
    </w:p>
    <w:p w14:paraId="663D6786" w14:textId="77777777" w:rsidR="000D08EB" w:rsidRPr="000D08EB" w:rsidRDefault="00000000" w:rsidP="000D08EB">
      <w:r>
        <w:pict w14:anchorId="007A459A">
          <v:rect id="_x0000_i1052" style="width:0;height:0" o:hralign="center" o:hrstd="t" o:hr="t" fillcolor="#a0a0a0" stroked="f"/>
        </w:pict>
      </w:r>
    </w:p>
    <w:p w14:paraId="5CB95D6A" w14:textId="77777777" w:rsidR="000D08EB" w:rsidRPr="000D08EB" w:rsidRDefault="000D08EB" w:rsidP="000D08EB">
      <w:r w:rsidRPr="000D08EB">
        <w:rPr>
          <w:b/>
          <w:bCs/>
        </w:rPr>
        <w:t xml:space="preserve">What </w:t>
      </w:r>
      <w:proofErr w:type="gramStart"/>
      <w:r w:rsidRPr="000D08EB">
        <w:rPr>
          <w:b/>
          <w:bCs/>
        </w:rPr>
        <w:t>this</w:t>
      </w:r>
      <w:proofErr w:type="gramEnd"/>
      <w:r w:rsidRPr="000D08EB">
        <w:rPr>
          <w:b/>
          <w:bCs/>
        </w:rPr>
        <w:t xml:space="preserve"> means for the capture:</w:t>
      </w:r>
    </w:p>
    <w:p w14:paraId="4E418E43" w14:textId="77777777" w:rsidR="000D08EB" w:rsidRPr="000D08EB" w:rsidRDefault="000D08EB" w:rsidP="000D08EB">
      <w:r w:rsidRPr="000D08EB">
        <w:t>Two artifacts to produce:</w:t>
      </w:r>
    </w:p>
    <w:p w14:paraId="43FB899D" w14:textId="77777777" w:rsidR="000D08EB" w:rsidRPr="000D08EB" w:rsidRDefault="000D08EB" w:rsidP="000D08EB">
      <w:pPr>
        <w:numPr>
          <w:ilvl w:val="0"/>
          <w:numId w:val="11"/>
        </w:numPr>
      </w:pPr>
      <w:proofErr w:type="spellStart"/>
      <w:r w:rsidRPr="000D08EB">
        <w:rPr>
          <w:b/>
          <w:bCs/>
        </w:rPr>
        <w:t>OpenBrain</w:t>
      </w:r>
      <w:proofErr w:type="spellEnd"/>
      <w:r w:rsidRPr="000D08EB">
        <w:rPr>
          <w:b/>
          <w:bCs/>
        </w:rPr>
        <w:t xml:space="preserve"> </w:t>
      </w:r>
      <w:proofErr w:type="gramStart"/>
      <w:r w:rsidRPr="000D08EB">
        <w:rPr>
          <w:b/>
          <w:bCs/>
        </w:rPr>
        <w:t>reference</w:t>
      </w:r>
      <w:r w:rsidRPr="000D08EB">
        <w:t> —</w:t>
      </w:r>
      <w:proofErr w:type="gramEnd"/>
      <w:r w:rsidRPr="000D08EB">
        <w:t xml:space="preserve"> the full canonical definition, yours, version-controlled, for your multi-client setup</w:t>
      </w:r>
    </w:p>
    <w:p w14:paraId="23DB2DBE" w14:textId="77777777" w:rsidR="000D08EB" w:rsidRPr="000D08EB" w:rsidRDefault="000D08EB" w:rsidP="000D08EB">
      <w:pPr>
        <w:numPr>
          <w:ilvl w:val="0"/>
          <w:numId w:val="11"/>
        </w:numPr>
      </w:pPr>
      <w:r w:rsidRPr="000D08EB">
        <w:rPr>
          <w:b/>
          <w:bCs/>
        </w:rPr>
        <w:t>LENS portable block</w:t>
      </w:r>
      <w:r w:rsidRPr="000D08EB">
        <w:t> — a condensed, distributable instruction block formatted for paste into any AI's personalization file — this is the public-facing product</w:t>
      </w:r>
    </w:p>
    <w:p w14:paraId="2A76A678" w14:textId="77777777" w:rsidR="000D08EB" w:rsidRPr="000D08EB" w:rsidRDefault="000D08EB" w:rsidP="000D08EB">
      <w:r w:rsidRPr="000D08EB">
        <w:t>Ready to draft both. Want to tackle them now while we have full context in this session?</w:t>
      </w:r>
    </w:p>
    <w:p w14:paraId="24DD1845" w14:textId="77777777" w:rsidR="000D08EB" w:rsidRPr="000D08EB" w:rsidRDefault="000D08EB" w:rsidP="000D08EB">
      <w:r w:rsidRPr="000D08EB">
        <w:t xml:space="preserve">Before proceeding, please tag a thought in </w:t>
      </w:r>
      <w:proofErr w:type="spellStart"/>
      <w:r w:rsidRPr="000D08EB">
        <w:t>openbrain</w:t>
      </w:r>
      <w:proofErr w:type="spellEnd"/>
      <w:r w:rsidRPr="000D08EB">
        <w:t xml:space="preserve"> showcasing this use-case for my communication to Nate</w:t>
      </w:r>
    </w:p>
    <w:p w14:paraId="50F8DE44" w14:textId="77777777" w:rsidR="000D08EB" w:rsidRPr="000D08EB" w:rsidRDefault="000D08EB" w:rsidP="000D08EB">
      <w:r w:rsidRPr="000D08EB">
        <w:t>Mar 10</w:t>
      </w:r>
    </w:p>
    <w:p w14:paraId="7673B050" w14:textId="77777777" w:rsidR="000D08EB" w:rsidRPr="000D08EB" w:rsidRDefault="000D08EB" w:rsidP="000D08EB">
      <w:r w:rsidRPr="000D08EB">
        <w:t xml:space="preserve">Identified personalization use-case for </w:t>
      </w:r>
      <w:proofErr w:type="spellStart"/>
      <w:r w:rsidRPr="000D08EB">
        <w:t>OpenBrain</w:t>
      </w:r>
      <w:proofErr w:type="spellEnd"/>
      <w:r w:rsidRPr="000D08EB">
        <w:t xml:space="preserve"> thought documentation</w:t>
      </w:r>
    </w:p>
    <w:p w14:paraId="4F3FF68E" w14:textId="77777777" w:rsidR="000D08EB" w:rsidRPr="000D08EB" w:rsidRDefault="000D08EB" w:rsidP="000D08EB">
      <w:r w:rsidRPr="000D08EB">
        <w:t xml:space="preserve">Identified personalization use-case for </w:t>
      </w:r>
      <w:proofErr w:type="spellStart"/>
      <w:r w:rsidRPr="000D08EB">
        <w:t>OpenBrain</w:t>
      </w:r>
      <w:proofErr w:type="spellEnd"/>
      <w:r w:rsidRPr="000D08EB">
        <w:t xml:space="preserve"> thought documentation</w:t>
      </w:r>
    </w:p>
    <w:p w14:paraId="63E28B69" w14:textId="77777777" w:rsidR="000D08EB" w:rsidRPr="000D08EB" w:rsidRDefault="000D08EB" w:rsidP="000D08EB">
      <w:r w:rsidRPr="000D08EB">
        <w:t xml:space="preserve">Captured and tagged to Nate. That thought leads with the architectural insight — infrastructure-independent distribution — which is the part most likely to land with him. It connects LENS specifically to the broader question of how behavioral standards </w:t>
      </w:r>
      <w:proofErr w:type="gramStart"/>
      <w:r w:rsidRPr="000D08EB">
        <w:t>actually reach</w:t>
      </w:r>
      <w:proofErr w:type="gramEnd"/>
      <w:r w:rsidRPr="000D08EB">
        <w:t xml:space="preserve"> users at scale, which is the conversation worth having.</w:t>
      </w:r>
    </w:p>
    <w:p w14:paraId="050B3595" w14:textId="77777777" w:rsidR="000D08EB" w:rsidRPr="000D08EB" w:rsidRDefault="000D08EB" w:rsidP="000D08EB">
      <w:r w:rsidRPr="000D08EB">
        <w:t xml:space="preserve">Ready to draft both artifacts when you are — the full canonical </w:t>
      </w:r>
      <w:proofErr w:type="spellStart"/>
      <w:r w:rsidRPr="000D08EB">
        <w:t>OpenBrain</w:t>
      </w:r>
      <w:proofErr w:type="spellEnd"/>
      <w:r w:rsidRPr="000D08EB">
        <w:t xml:space="preserve"> reference and the portable LENS instruction block.</w:t>
      </w:r>
    </w:p>
    <w:p w14:paraId="1A1340F7" w14:textId="77777777" w:rsidR="000D08EB" w:rsidRPr="000D08EB" w:rsidRDefault="000D08EB" w:rsidP="000D08EB">
      <w:proofErr w:type="gramStart"/>
      <w:r w:rsidRPr="000D08EB">
        <w:t>can</w:t>
      </w:r>
      <w:proofErr w:type="gramEnd"/>
      <w:r w:rsidRPr="000D08EB">
        <w:t xml:space="preserve"> we test our improvement </w:t>
      </w:r>
      <w:proofErr w:type="gramStart"/>
      <w:r w:rsidRPr="000D08EB">
        <w:t>skill</w:t>
      </w:r>
      <w:proofErr w:type="gramEnd"/>
      <w:r w:rsidRPr="000D08EB">
        <w:t xml:space="preserve"> against the original conversation and your final thoughts you are capturing?</w:t>
      </w:r>
    </w:p>
    <w:p w14:paraId="6FB0012B" w14:textId="77777777" w:rsidR="000D08EB" w:rsidRPr="000D08EB" w:rsidRDefault="000D08EB" w:rsidP="000D08EB">
      <w:r w:rsidRPr="000D08EB">
        <w:t>Mar 10</w:t>
      </w:r>
    </w:p>
    <w:p w14:paraId="4E29CCBA" w14:textId="77777777" w:rsidR="000D08EB" w:rsidRPr="000D08EB" w:rsidRDefault="000D08EB" w:rsidP="000D08EB">
      <w:r w:rsidRPr="000D08EB">
        <w:t>Acknowledged skill gap and pivoted to manual testing approach</w:t>
      </w:r>
    </w:p>
    <w:p w14:paraId="349FCA05" w14:textId="77777777" w:rsidR="000D08EB" w:rsidRPr="000D08EB" w:rsidRDefault="000D08EB" w:rsidP="000D08EB">
      <w:r w:rsidRPr="000D08EB">
        <w:t>Acknowledged skill gap and pivoted to manual testing approach</w:t>
      </w:r>
    </w:p>
    <w:p w14:paraId="71160279" w14:textId="77777777" w:rsidR="000D08EB" w:rsidRPr="000D08EB" w:rsidRDefault="000D08EB" w:rsidP="000D08EB">
      <w:r w:rsidRPr="000D08EB">
        <w:lastRenderedPageBreak/>
        <w:t xml:space="preserve">The continuous-improvement skill SKILL.md hasn't been pushed to the skills directory yet — it's still pending that GitHub commit from yesterday's session. It exists in your </w:t>
      </w:r>
      <w:proofErr w:type="spellStart"/>
      <w:r w:rsidRPr="000D08EB">
        <w:t>OpenBrain</w:t>
      </w:r>
      <w:proofErr w:type="spellEnd"/>
      <w:r w:rsidRPr="000D08EB">
        <w:t xml:space="preserve"> captures but not as a loadable skill here.</w:t>
      </w:r>
    </w:p>
    <w:p w14:paraId="7469C1EE" w14:textId="77777777" w:rsidR="000D08EB" w:rsidRPr="000D08EB" w:rsidRDefault="000D08EB" w:rsidP="000D08EB">
      <w:r w:rsidRPr="000D08EB">
        <w:t>Two options:</w:t>
      </w:r>
    </w:p>
    <w:p w14:paraId="1841CFE8" w14:textId="77777777" w:rsidR="000D08EB" w:rsidRPr="000D08EB" w:rsidRDefault="000D08EB" w:rsidP="000D08EB">
      <w:pPr>
        <w:numPr>
          <w:ilvl w:val="0"/>
          <w:numId w:val="12"/>
        </w:numPr>
      </w:pPr>
      <w:r w:rsidRPr="000D08EB">
        <w:rPr>
          <w:b/>
          <w:bCs/>
        </w:rPr>
        <w:t>Run the CI pass manually</w:t>
      </w:r>
      <w:r w:rsidRPr="000D08EB">
        <w:t xml:space="preserve"> — I have the full design spec from the </w:t>
      </w:r>
      <w:proofErr w:type="spellStart"/>
      <w:r w:rsidRPr="000D08EB">
        <w:t>OpenBrain</w:t>
      </w:r>
      <w:proofErr w:type="spellEnd"/>
      <w:r w:rsidRPr="000D08EB">
        <w:t xml:space="preserve"> captures (intent restatement, drift analysis, gap map, issue log, plus-one recommendations capped at 5). I can execute it by hand right now against the artifact.</w:t>
      </w:r>
    </w:p>
    <w:p w14:paraId="2FD1C848" w14:textId="77777777" w:rsidR="000D08EB" w:rsidRPr="000D08EB" w:rsidRDefault="000D08EB" w:rsidP="000D08EB">
      <w:pPr>
        <w:numPr>
          <w:ilvl w:val="0"/>
          <w:numId w:val="12"/>
        </w:numPr>
      </w:pPr>
      <w:r w:rsidRPr="000D08EB">
        <w:rPr>
          <w:b/>
          <w:bCs/>
        </w:rPr>
        <w:t>Reconstruct the SKILL.md first</w:t>
      </w:r>
      <w:r w:rsidRPr="000D08EB">
        <w:t>, save it to /</w:t>
      </w:r>
      <w:proofErr w:type="spellStart"/>
      <w:r w:rsidRPr="000D08EB">
        <w:t>mnt</w:t>
      </w:r>
      <w:proofErr w:type="spellEnd"/>
      <w:r w:rsidRPr="000D08EB">
        <w:t>/skills/user/, then run it properly — which also gets that pending TODO off the list.</w:t>
      </w:r>
    </w:p>
    <w:p w14:paraId="1DFD3332" w14:textId="77777777" w:rsidR="000D08EB" w:rsidRPr="000D08EB" w:rsidRDefault="000D08EB" w:rsidP="000D08EB">
      <w:r w:rsidRPr="000D08EB">
        <w:t xml:space="preserve">Given that the whole point of this test is to validate the skill against real material, option 2 is cleaner and more useful. It also means the skill is </w:t>
      </w:r>
      <w:proofErr w:type="gramStart"/>
      <w:r w:rsidRPr="000D08EB">
        <w:t>actually installed</w:t>
      </w:r>
      <w:proofErr w:type="gramEnd"/>
      <w:r w:rsidRPr="000D08EB">
        <w:t xml:space="preserve"> and usable going forward.</w:t>
      </w:r>
    </w:p>
    <w:p w14:paraId="15A1D21E" w14:textId="77777777" w:rsidR="000D08EB" w:rsidRPr="000D08EB" w:rsidRDefault="000D08EB" w:rsidP="000D08EB">
      <w:r w:rsidRPr="000D08EB">
        <w:t>Which do you want to do?</w:t>
      </w:r>
    </w:p>
    <w:p w14:paraId="7C069147" w14:textId="77777777" w:rsidR="000D08EB" w:rsidRPr="000D08EB" w:rsidRDefault="000D08EB" w:rsidP="000D08EB">
      <w:r w:rsidRPr="000D08EB">
        <w:t>2</w:t>
      </w:r>
    </w:p>
    <w:p w14:paraId="23003C78" w14:textId="77777777" w:rsidR="000D08EB" w:rsidRPr="000D08EB" w:rsidRDefault="000D08EB" w:rsidP="000D08EB">
      <w:r w:rsidRPr="000D08EB">
        <w:t>Mar 10</w:t>
      </w:r>
    </w:p>
    <w:p w14:paraId="5B1C7BD1" w14:textId="77777777" w:rsidR="000D08EB" w:rsidRPr="000D08EB" w:rsidRDefault="000D08EB" w:rsidP="000D08EB">
      <w:r w:rsidRPr="000D08EB">
        <w:t>Orchestrated file reconstruction from archived specifications</w:t>
      </w:r>
    </w:p>
    <w:p w14:paraId="6EC6F1EA" w14:textId="77777777" w:rsidR="000D08EB" w:rsidRPr="000D08EB" w:rsidRDefault="000D08EB" w:rsidP="000D08EB">
      <w:r w:rsidRPr="000D08EB">
        <w:t>Orchestrated file reconstruction from archived specifications</w:t>
      </w:r>
    </w:p>
    <w:p w14:paraId="613B9AE9" w14:textId="77777777" w:rsidR="000D08EB" w:rsidRPr="000D08EB" w:rsidRDefault="000D08EB" w:rsidP="000D08EB">
      <w:r w:rsidRPr="000D08EB">
        <w:t xml:space="preserve">First let me pull the full CI skill spec from </w:t>
      </w:r>
      <w:proofErr w:type="spellStart"/>
      <w:r w:rsidRPr="000D08EB">
        <w:t>OpenBrain</w:t>
      </w:r>
      <w:proofErr w:type="spellEnd"/>
      <w:r w:rsidRPr="000D08EB">
        <w:t>, then rebuild and install it.</w:t>
      </w:r>
    </w:p>
    <w:p w14:paraId="46B2D50E" w14:textId="77777777" w:rsidR="000D08EB" w:rsidRPr="000D08EB" w:rsidRDefault="000D08EB" w:rsidP="000D08EB">
      <w:r w:rsidRPr="000D08EB">
        <w:t>Architected skill specification and navigated file system constraints</w:t>
      </w:r>
    </w:p>
    <w:p w14:paraId="55A44FF4" w14:textId="77777777" w:rsidR="000D08EB" w:rsidRPr="000D08EB" w:rsidRDefault="000D08EB" w:rsidP="000D08EB">
      <w:r w:rsidRPr="000D08EB">
        <w:t>Architected skill specification and navigated file system constraints</w:t>
      </w:r>
    </w:p>
    <w:p w14:paraId="1B9C23A0" w14:textId="77777777" w:rsidR="000D08EB" w:rsidRPr="000D08EB" w:rsidRDefault="000D08EB" w:rsidP="000D08EB">
      <w:r w:rsidRPr="000D08EB">
        <w:t>Good spec recovered. Now building the SKILL.md and then running the CI pass immediately after.</w:t>
      </w:r>
    </w:p>
    <w:p w14:paraId="500F7EC0" w14:textId="77777777" w:rsidR="000D08EB" w:rsidRPr="000D08EB" w:rsidRDefault="000D08EB" w:rsidP="000D08EB">
      <w:r w:rsidRPr="000D08EB">
        <w:t xml:space="preserve">Reconstructing continuous-improvement SKILL.md from </w:t>
      </w:r>
      <w:proofErr w:type="spellStart"/>
      <w:r w:rsidRPr="000D08EB">
        <w:t>OpenBrain</w:t>
      </w:r>
      <w:proofErr w:type="spellEnd"/>
      <w:r w:rsidRPr="000D08EB">
        <w:t xml:space="preserve"> spec</w:t>
      </w:r>
    </w:p>
    <w:p w14:paraId="7D7E6C7B" w14:textId="77777777" w:rsidR="000D08EB" w:rsidRPr="000D08EB" w:rsidRDefault="000D08EB" w:rsidP="000D08EB">
      <w:r w:rsidRPr="000D08EB">
        <w:t xml:space="preserve">Reconstructing continuous-improvement SKILL.md from </w:t>
      </w:r>
      <w:proofErr w:type="spellStart"/>
      <w:r w:rsidRPr="000D08EB">
        <w:t>OpenBrain</w:t>
      </w:r>
      <w:proofErr w:type="spellEnd"/>
      <w:r w:rsidRPr="000D08EB">
        <w:t xml:space="preserve"> spec</w:t>
      </w:r>
    </w:p>
    <w:p w14:paraId="761497A0" w14:textId="77777777" w:rsidR="000D08EB" w:rsidRPr="000D08EB" w:rsidRDefault="000D08EB" w:rsidP="000D08EB">
      <w:r w:rsidRPr="000D08EB">
        <w:t>SKILL.md rebuilt. Now running the CI pass against the LENS work from this session. The artifact is the TSH-9M → LENS protocol as it stands at v1.1. Intent statement: </w:t>
      </w:r>
      <w:r w:rsidRPr="000D08EB">
        <w:rPr>
          <w:i/>
          <w:iCs/>
        </w:rPr>
        <w:t>a portable, infrastructure-independent metacognitive layer that makes AI reasoning inspectable and builds the user's prompting skill over time.</w:t>
      </w:r>
    </w:p>
    <w:p w14:paraId="0F09D987" w14:textId="77777777" w:rsidR="000D08EB" w:rsidRPr="000D08EB" w:rsidRDefault="00000000" w:rsidP="000D08EB">
      <w:r>
        <w:pict w14:anchorId="6DCCE442">
          <v:rect id="_x0000_i1053" style="width:0;height:0" o:hralign="center" o:hrstd="t" o:hr="t" fillcolor="#a0a0a0" stroked="f"/>
        </w:pict>
      </w:r>
    </w:p>
    <w:p w14:paraId="07EAC206" w14:textId="77777777" w:rsidR="000D08EB" w:rsidRPr="000D08EB" w:rsidRDefault="000D08EB" w:rsidP="000D08EB">
      <w:pPr>
        <w:rPr>
          <w:b/>
          <w:bCs/>
        </w:rPr>
      </w:pPr>
      <w:r w:rsidRPr="000D08EB">
        <w:rPr>
          <w:b/>
          <w:bCs/>
        </w:rPr>
        <w:t>CI PASS — LENS Protocol v1.1</w:t>
      </w:r>
    </w:p>
    <w:p w14:paraId="54221993" w14:textId="77777777" w:rsidR="000D08EB" w:rsidRPr="000D08EB" w:rsidRDefault="000D08EB" w:rsidP="000D08EB">
      <w:r w:rsidRPr="000D08EB">
        <w:rPr>
          <w:b/>
          <w:bCs/>
        </w:rPr>
        <w:t>Mode: Lightweight</w:t>
      </w:r>
      <w:r w:rsidRPr="000D08EB">
        <w:t> (single evolving artifact, clear intent)</w:t>
      </w:r>
    </w:p>
    <w:p w14:paraId="3B3BFB7D" w14:textId="77777777" w:rsidR="000D08EB" w:rsidRPr="000D08EB" w:rsidRDefault="00000000" w:rsidP="000D08EB">
      <w:r>
        <w:lastRenderedPageBreak/>
        <w:pict w14:anchorId="685DA479">
          <v:rect id="_x0000_i1054" style="width:0;height:0" o:hralign="center" o:hrstd="t" o:hr="t" fillcolor="#a0a0a0" stroked="f"/>
        </w:pict>
      </w:r>
    </w:p>
    <w:p w14:paraId="072BB125" w14:textId="77777777" w:rsidR="000D08EB" w:rsidRPr="000D08EB" w:rsidRDefault="000D08EB" w:rsidP="000D08EB">
      <w:pPr>
        <w:rPr>
          <w:b/>
          <w:bCs/>
        </w:rPr>
      </w:pPr>
      <w:r w:rsidRPr="000D08EB">
        <w:rPr>
          <w:b/>
          <w:bCs/>
        </w:rPr>
        <w:t>1. Intent Restatement</w:t>
      </w:r>
    </w:p>
    <w:p w14:paraId="32379DE7" w14:textId="77777777" w:rsidR="000D08EB" w:rsidRPr="000D08EB" w:rsidRDefault="000D08EB" w:rsidP="000D08EB">
      <w:r w:rsidRPr="000D08EB">
        <w:t>A behavioral protocol — deliverable as a self-contained instruction block for any AI personalization file — that exposes AI reasoning transparently, adapts its coaching intensity to user skill level, and operates without external infrastructure.</w:t>
      </w:r>
    </w:p>
    <w:p w14:paraId="1AB16902" w14:textId="77777777" w:rsidR="000D08EB" w:rsidRPr="000D08EB" w:rsidRDefault="000D08EB" w:rsidP="000D08EB">
      <w:r w:rsidRPr="000D08EB">
        <w:t>No drift from your stated intent. The restatement matches.</w:t>
      </w:r>
    </w:p>
    <w:p w14:paraId="23162D26" w14:textId="77777777" w:rsidR="000D08EB" w:rsidRPr="000D08EB" w:rsidRDefault="00000000" w:rsidP="000D08EB">
      <w:r>
        <w:pict w14:anchorId="6B7B9BEF">
          <v:rect id="_x0000_i1055" style="width:0;height:0" o:hralign="center" o:hrstd="t" o:hr="t" fillcolor="#a0a0a0" stroked="f"/>
        </w:pict>
      </w:r>
    </w:p>
    <w:p w14:paraId="24CEBFDB" w14:textId="77777777" w:rsidR="000D08EB" w:rsidRPr="000D08EB" w:rsidRDefault="000D08EB" w:rsidP="000D08EB">
      <w:pPr>
        <w:rPr>
          <w:b/>
          <w:bCs/>
        </w:rPr>
      </w:pPr>
      <w:r w:rsidRPr="000D08EB">
        <w:rPr>
          <w:b/>
          <w:bCs/>
        </w:rPr>
        <w:t>2. Drift Analysis</w:t>
      </w:r>
    </w:p>
    <w:p w14:paraId="2AA2FF1D" w14:textId="77777777" w:rsidR="000D08EB" w:rsidRPr="000D08EB" w:rsidRDefault="000D08EB" w:rsidP="000D08EB">
      <w:r w:rsidRPr="000D08EB">
        <w:rPr>
          <w:b/>
          <w:bCs/>
        </w:rPr>
        <w:t>Behavior 7 — Prompt-Skill Transfer</w:t>
      </w:r>
      <w:r w:rsidRPr="000D08EB">
        <w:t xml:space="preserve"> drifts slightly from the infrastructure-independence goal. As written, it requires the AI to maintain an implicit model of the user's prompting patterns across a session or over time. In a stateless personalization file context (no </w:t>
      </w:r>
      <w:proofErr w:type="spellStart"/>
      <w:r w:rsidRPr="000D08EB">
        <w:t>OpenBrain</w:t>
      </w:r>
      <w:proofErr w:type="spellEnd"/>
      <w:r w:rsidRPr="000D08EB">
        <w:t>, no memory), the AI has no history to compare against. The behavior is valid in a memory-enabled setup but weakens in the target deployment environment.</w:t>
      </w:r>
    </w:p>
    <w:p w14:paraId="4A21CB1C" w14:textId="77777777" w:rsidR="000D08EB" w:rsidRPr="000D08EB" w:rsidRDefault="000D08EB" w:rsidP="000D08EB">
      <w:r w:rsidRPr="000D08EB">
        <w:rPr>
          <w:b/>
          <w:bCs/>
        </w:rPr>
        <w:t>Activation Mode — Standing On</w:t>
      </w:r>
      <w:r w:rsidRPr="000D08EB">
        <w:t xml:space="preserve"> has a definition gap. "Enabled globally via this reference thought" assumes </w:t>
      </w:r>
      <w:proofErr w:type="spellStart"/>
      <w:r w:rsidRPr="000D08EB">
        <w:t>OpenBrain</w:t>
      </w:r>
      <w:proofErr w:type="spellEnd"/>
      <w:r w:rsidRPr="000D08EB">
        <w:t>. In the personalization file model, "standing on" means the behavior is always active — but that's not stated explicitly. A reader pasting this into ChatGPT Custom Instructions would be confused by the reference thought framing.</w:t>
      </w:r>
    </w:p>
    <w:p w14:paraId="0D79C745" w14:textId="77777777" w:rsidR="000D08EB" w:rsidRPr="000D08EB" w:rsidRDefault="00000000" w:rsidP="000D08EB">
      <w:r>
        <w:pict w14:anchorId="001A01D6">
          <v:rect id="_x0000_i1056" style="width:0;height:0" o:hralign="center" o:hrstd="t" o:hr="t" fillcolor="#a0a0a0" stroked="f"/>
        </w:pict>
      </w:r>
    </w:p>
    <w:p w14:paraId="13DE4A3B" w14:textId="77777777" w:rsidR="000D08EB" w:rsidRPr="000D08EB" w:rsidRDefault="000D08EB" w:rsidP="000D08EB">
      <w:pPr>
        <w:rPr>
          <w:b/>
          <w:bCs/>
        </w:rPr>
      </w:pPr>
      <w:r w:rsidRPr="000D08EB">
        <w:rPr>
          <w:b/>
          <w:bCs/>
        </w:rPr>
        <w:t>3. Gap Map</w:t>
      </w:r>
    </w:p>
    <w:p w14:paraId="51D27AB2" w14:textId="77777777" w:rsidR="000D08EB" w:rsidRPr="000D08EB" w:rsidRDefault="000D08EB" w:rsidP="000D08EB">
      <w:pPr>
        <w:numPr>
          <w:ilvl w:val="0"/>
          <w:numId w:val="13"/>
        </w:numPr>
      </w:pPr>
      <w:r w:rsidRPr="000D08EB">
        <w:rPr>
          <w:b/>
          <w:bCs/>
        </w:rPr>
        <w:t>No versioning instruction</w:t>
      </w:r>
      <w:r w:rsidRPr="000D08EB">
        <w:t xml:space="preserve"> for personalization file deployments. If the user updates LENS to v1.2, how does a model know it's operating on the latest version? The canonical reference is </w:t>
      </w:r>
      <w:proofErr w:type="spellStart"/>
      <w:r w:rsidRPr="000D08EB">
        <w:t>OpenBrain</w:t>
      </w:r>
      <w:proofErr w:type="spellEnd"/>
      <w:r w:rsidRPr="000D08EB">
        <w:t xml:space="preserve"> for you — but for the portable version, there's no mechanism.</w:t>
      </w:r>
    </w:p>
    <w:p w14:paraId="12B9E086" w14:textId="77777777" w:rsidR="000D08EB" w:rsidRPr="000D08EB" w:rsidRDefault="000D08EB" w:rsidP="000D08EB">
      <w:pPr>
        <w:numPr>
          <w:ilvl w:val="0"/>
          <w:numId w:val="13"/>
        </w:numPr>
      </w:pPr>
      <w:r w:rsidRPr="000D08EB">
        <w:rPr>
          <w:b/>
          <w:bCs/>
        </w:rPr>
        <w:t>Tier definitions are named but not specified.</w:t>
      </w:r>
      <w:r w:rsidRPr="000D08EB">
        <w:t xml:space="preserve"> Novice / Practitioner / Expert appear in the design discussion but haven't been written into the protocol body yet. The v1.1 capture describes the severity scale but not the adaptive scaling tiers. These are two different </w:t>
      </w:r>
      <w:proofErr w:type="gramStart"/>
      <w:r w:rsidRPr="000D08EB">
        <w:t>things</w:t>
      </w:r>
      <w:proofErr w:type="gramEnd"/>
      <w:r w:rsidRPr="000D08EB">
        <w:t xml:space="preserve"> and both need to land in the final artifact.</w:t>
      </w:r>
    </w:p>
    <w:p w14:paraId="7FE730B2" w14:textId="77777777" w:rsidR="000D08EB" w:rsidRPr="000D08EB" w:rsidRDefault="000D08EB" w:rsidP="000D08EB">
      <w:pPr>
        <w:numPr>
          <w:ilvl w:val="0"/>
          <w:numId w:val="13"/>
        </w:numPr>
      </w:pPr>
      <w:r w:rsidRPr="000D08EB">
        <w:rPr>
          <w:b/>
          <w:bCs/>
        </w:rPr>
        <w:t>No example of each behavior in action.</w:t>
      </w:r>
      <w:r w:rsidRPr="000D08EB">
        <w:t> The protocol names seven behaviors but gives no worked examples. For a model executing this cold from a personalization file, examples are the difference between consistent execution and drift.</w:t>
      </w:r>
    </w:p>
    <w:p w14:paraId="63440975" w14:textId="77777777" w:rsidR="000D08EB" w:rsidRPr="000D08EB" w:rsidRDefault="00000000" w:rsidP="000D08EB">
      <w:r>
        <w:pict w14:anchorId="00C51256">
          <v:rect id="_x0000_i1057" style="width:0;height:0" o:hralign="center" o:hrstd="t" o:hr="t" fillcolor="#a0a0a0" stroked="f"/>
        </w:pict>
      </w:r>
    </w:p>
    <w:p w14:paraId="442BC3D1" w14:textId="77777777" w:rsidR="000D08EB" w:rsidRPr="000D08EB" w:rsidRDefault="000D08EB" w:rsidP="000D08EB">
      <w:pPr>
        <w:rPr>
          <w:b/>
          <w:bCs/>
        </w:rPr>
      </w:pPr>
      <w:r w:rsidRPr="000D08EB">
        <w:rPr>
          <w:b/>
          <w:bCs/>
        </w:rPr>
        <w:t>4. Issue Log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5"/>
        <w:gridCol w:w="976"/>
        <w:gridCol w:w="5491"/>
        <w:gridCol w:w="842"/>
      </w:tblGrid>
      <w:tr w:rsidR="000D08EB" w:rsidRPr="000D08EB" w14:paraId="1645D1E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E03FB7F" w14:textId="77777777" w:rsidR="000D08EB" w:rsidRPr="000D08EB" w:rsidRDefault="000D08EB" w:rsidP="000D08EB">
            <w:pPr>
              <w:rPr>
                <w:b/>
                <w:bCs/>
              </w:rPr>
            </w:pPr>
            <w:r w:rsidRPr="000D08EB">
              <w:rPr>
                <w:b/>
                <w:bCs/>
              </w:rPr>
              <w:lastRenderedPageBreak/>
              <w:t>Location</w:t>
            </w:r>
          </w:p>
        </w:tc>
        <w:tc>
          <w:tcPr>
            <w:tcW w:w="0" w:type="auto"/>
            <w:tcBorders>
              <w:top w:val="single" w:sz="2" w:space="0" w:color="auto"/>
              <w:left w:val="single" w:sz="2" w:space="0" w:color="auto"/>
              <w:bottom w:val="single" w:sz="2" w:space="0" w:color="auto"/>
              <w:right w:val="single" w:sz="2" w:space="0" w:color="auto"/>
            </w:tcBorders>
            <w:hideMark/>
          </w:tcPr>
          <w:p w14:paraId="59D4176B" w14:textId="77777777" w:rsidR="000D08EB" w:rsidRPr="000D08EB" w:rsidRDefault="000D08EB" w:rsidP="000D08EB">
            <w:pPr>
              <w:rPr>
                <w:b/>
                <w:bCs/>
              </w:rPr>
            </w:pPr>
            <w:r w:rsidRPr="000D08EB">
              <w:rPr>
                <w:b/>
                <w:bCs/>
              </w:rPr>
              <w:t>Type</w:t>
            </w:r>
          </w:p>
        </w:tc>
        <w:tc>
          <w:tcPr>
            <w:tcW w:w="0" w:type="auto"/>
            <w:tcBorders>
              <w:top w:val="single" w:sz="2" w:space="0" w:color="auto"/>
              <w:left w:val="single" w:sz="2" w:space="0" w:color="auto"/>
              <w:bottom w:val="single" w:sz="2" w:space="0" w:color="auto"/>
              <w:right w:val="single" w:sz="2" w:space="0" w:color="auto"/>
            </w:tcBorders>
            <w:hideMark/>
          </w:tcPr>
          <w:p w14:paraId="38934D5F" w14:textId="77777777" w:rsidR="000D08EB" w:rsidRPr="000D08EB" w:rsidRDefault="000D08EB" w:rsidP="000D08EB">
            <w:pPr>
              <w:rPr>
                <w:b/>
                <w:bCs/>
              </w:rPr>
            </w:pPr>
            <w:r w:rsidRPr="000D08EB">
              <w:rPr>
                <w:b/>
                <w:bCs/>
              </w:rPr>
              <w:t>Description</w:t>
            </w:r>
          </w:p>
        </w:tc>
        <w:tc>
          <w:tcPr>
            <w:tcW w:w="0" w:type="auto"/>
            <w:tcBorders>
              <w:top w:val="single" w:sz="2" w:space="0" w:color="auto"/>
              <w:left w:val="single" w:sz="2" w:space="0" w:color="auto"/>
              <w:bottom w:val="single" w:sz="2" w:space="0" w:color="auto"/>
              <w:right w:val="single" w:sz="2" w:space="0" w:color="auto"/>
            </w:tcBorders>
            <w:hideMark/>
          </w:tcPr>
          <w:p w14:paraId="060C05C4" w14:textId="77777777" w:rsidR="000D08EB" w:rsidRPr="000D08EB" w:rsidRDefault="000D08EB" w:rsidP="000D08EB">
            <w:pPr>
              <w:rPr>
                <w:b/>
                <w:bCs/>
              </w:rPr>
            </w:pPr>
            <w:r w:rsidRPr="000D08EB">
              <w:rPr>
                <w:b/>
                <w:bCs/>
              </w:rPr>
              <w:t>Severity</w:t>
            </w:r>
          </w:p>
        </w:tc>
      </w:tr>
      <w:tr w:rsidR="000D08EB" w:rsidRPr="000D08EB" w14:paraId="36DB9444" w14:textId="77777777">
        <w:tc>
          <w:tcPr>
            <w:tcW w:w="0" w:type="auto"/>
            <w:tcBorders>
              <w:top w:val="single" w:sz="2" w:space="0" w:color="auto"/>
              <w:left w:val="single" w:sz="2" w:space="0" w:color="auto"/>
              <w:bottom w:val="single" w:sz="2" w:space="0" w:color="auto"/>
              <w:right w:val="single" w:sz="2" w:space="0" w:color="auto"/>
            </w:tcBorders>
            <w:hideMark/>
          </w:tcPr>
          <w:p w14:paraId="0F931A89" w14:textId="77777777" w:rsidR="000D08EB" w:rsidRPr="000D08EB" w:rsidRDefault="000D08EB" w:rsidP="000D08EB">
            <w:r w:rsidRPr="000D08EB">
              <w:t>Behavior 7 — Prompt-Skill Transfer</w:t>
            </w:r>
          </w:p>
        </w:tc>
        <w:tc>
          <w:tcPr>
            <w:tcW w:w="0" w:type="auto"/>
            <w:tcBorders>
              <w:top w:val="single" w:sz="2" w:space="0" w:color="auto"/>
              <w:left w:val="single" w:sz="2" w:space="0" w:color="auto"/>
              <w:bottom w:val="single" w:sz="2" w:space="0" w:color="auto"/>
              <w:right w:val="single" w:sz="2" w:space="0" w:color="auto"/>
            </w:tcBorders>
            <w:hideMark/>
          </w:tcPr>
          <w:p w14:paraId="196DBE68" w14:textId="77777777" w:rsidR="000D08EB" w:rsidRPr="000D08EB" w:rsidRDefault="000D08EB" w:rsidP="000D08EB">
            <w:r w:rsidRPr="000D08EB">
              <w:t>Ambiguity</w:t>
            </w:r>
          </w:p>
        </w:tc>
        <w:tc>
          <w:tcPr>
            <w:tcW w:w="0" w:type="auto"/>
            <w:tcBorders>
              <w:top w:val="single" w:sz="2" w:space="0" w:color="auto"/>
              <w:left w:val="single" w:sz="2" w:space="0" w:color="auto"/>
              <w:bottom w:val="single" w:sz="2" w:space="0" w:color="auto"/>
              <w:right w:val="single" w:sz="2" w:space="0" w:color="auto"/>
            </w:tcBorders>
            <w:hideMark/>
          </w:tcPr>
          <w:p w14:paraId="222E5DF2" w14:textId="77777777" w:rsidR="000D08EB" w:rsidRPr="000D08EB" w:rsidRDefault="000D08EB" w:rsidP="000D08EB">
            <w:r w:rsidRPr="000D08EB">
              <w:t>Requires session memory to function; breaks in stateless personalization file deployments</w:t>
            </w:r>
          </w:p>
        </w:tc>
        <w:tc>
          <w:tcPr>
            <w:tcW w:w="0" w:type="auto"/>
            <w:tcBorders>
              <w:top w:val="single" w:sz="2" w:space="0" w:color="auto"/>
              <w:left w:val="single" w:sz="2" w:space="0" w:color="auto"/>
              <w:bottom w:val="single" w:sz="2" w:space="0" w:color="auto"/>
              <w:right w:val="single" w:sz="2" w:space="0" w:color="auto"/>
            </w:tcBorders>
            <w:hideMark/>
          </w:tcPr>
          <w:p w14:paraId="67D6CF4C" w14:textId="77777777" w:rsidR="000D08EB" w:rsidRPr="000D08EB" w:rsidRDefault="000D08EB" w:rsidP="000D08EB">
            <w:r w:rsidRPr="000D08EB">
              <w:t>Medium</w:t>
            </w:r>
          </w:p>
        </w:tc>
      </w:tr>
      <w:tr w:rsidR="000D08EB" w:rsidRPr="000D08EB" w14:paraId="1D38307E" w14:textId="77777777">
        <w:tc>
          <w:tcPr>
            <w:tcW w:w="0" w:type="auto"/>
            <w:tcBorders>
              <w:top w:val="single" w:sz="2" w:space="0" w:color="auto"/>
              <w:left w:val="single" w:sz="2" w:space="0" w:color="auto"/>
              <w:bottom w:val="single" w:sz="2" w:space="0" w:color="auto"/>
              <w:right w:val="single" w:sz="2" w:space="0" w:color="auto"/>
            </w:tcBorders>
            <w:hideMark/>
          </w:tcPr>
          <w:p w14:paraId="20D3BFA2" w14:textId="77777777" w:rsidR="000D08EB" w:rsidRPr="000D08EB" w:rsidRDefault="000D08EB" w:rsidP="000D08EB">
            <w:r w:rsidRPr="000D08EB">
              <w:t>Activation Mode — Standing On</w:t>
            </w:r>
          </w:p>
        </w:tc>
        <w:tc>
          <w:tcPr>
            <w:tcW w:w="0" w:type="auto"/>
            <w:tcBorders>
              <w:top w:val="single" w:sz="2" w:space="0" w:color="auto"/>
              <w:left w:val="single" w:sz="2" w:space="0" w:color="auto"/>
              <w:bottom w:val="single" w:sz="2" w:space="0" w:color="auto"/>
              <w:right w:val="single" w:sz="2" w:space="0" w:color="auto"/>
            </w:tcBorders>
            <w:hideMark/>
          </w:tcPr>
          <w:p w14:paraId="766B75E7" w14:textId="77777777" w:rsidR="000D08EB" w:rsidRPr="000D08EB" w:rsidRDefault="000D08EB" w:rsidP="000D08EB">
            <w:r w:rsidRPr="000D08EB">
              <w:t>Gap</w:t>
            </w:r>
          </w:p>
        </w:tc>
        <w:tc>
          <w:tcPr>
            <w:tcW w:w="0" w:type="auto"/>
            <w:tcBorders>
              <w:top w:val="single" w:sz="2" w:space="0" w:color="auto"/>
              <w:left w:val="single" w:sz="2" w:space="0" w:color="auto"/>
              <w:bottom w:val="single" w:sz="2" w:space="0" w:color="auto"/>
              <w:right w:val="single" w:sz="2" w:space="0" w:color="auto"/>
            </w:tcBorders>
            <w:hideMark/>
          </w:tcPr>
          <w:p w14:paraId="139706C6" w14:textId="77777777" w:rsidR="000D08EB" w:rsidRPr="000D08EB" w:rsidRDefault="000D08EB" w:rsidP="000D08EB">
            <w:r w:rsidRPr="000D08EB">
              <w:t xml:space="preserve">"Via this reference thought" is </w:t>
            </w:r>
            <w:proofErr w:type="spellStart"/>
            <w:r w:rsidRPr="000D08EB">
              <w:t>OpenBrain</w:t>
            </w:r>
            <w:proofErr w:type="spellEnd"/>
            <w:r w:rsidRPr="000D08EB">
              <w:t>-specific; needs rewrite for portable version</w:t>
            </w:r>
          </w:p>
        </w:tc>
        <w:tc>
          <w:tcPr>
            <w:tcW w:w="0" w:type="auto"/>
            <w:tcBorders>
              <w:top w:val="single" w:sz="2" w:space="0" w:color="auto"/>
              <w:left w:val="single" w:sz="2" w:space="0" w:color="auto"/>
              <w:bottom w:val="single" w:sz="2" w:space="0" w:color="auto"/>
              <w:right w:val="single" w:sz="2" w:space="0" w:color="auto"/>
            </w:tcBorders>
            <w:hideMark/>
          </w:tcPr>
          <w:p w14:paraId="23EB841E" w14:textId="77777777" w:rsidR="000D08EB" w:rsidRPr="000D08EB" w:rsidRDefault="000D08EB" w:rsidP="000D08EB">
            <w:r w:rsidRPr="000D08EB">
              <w:t>High</w:t>
            </w:r>
          </w:p>
        </w:tc>
      </w:tr>
      <w:tr w:rsidR="000D08EB" w:rsidRPr="000D08EB" w14:paraId="49B34440" w14:textId="77777777">
        <w:tc>
          <w:tcPr>
            <w:tcW w:w="0" w:type="auto"/>
            <w:tcBorders>
              <w:top w:val="single" w:sz="2" w:space="0" w:color="auto"/>
              <w:left w:val="single" w:sz="2" w:space="0" w:color="auto"/>
              <w:bottom w:val="single" w:sz="2" w:space="0" w:color="auto"/>
              <w:right w:val="single" w:sz="2" w:space="0" w:color="auto"/>
            </w:tcBorders>
            <w:hideMark/>
          </w:tcPr>
          <w:p w14:paraId="0FA91117" w14:textId="77777777" w:rsidR="000D08EB" w:rsidRPr="000D08EB" w:rsidRDefault="000D08EB" w:rsidP="000D08EB">
            <w:r w:rsidRPr="000D08EB">
              <w:t>Adaptive scaling tiers</w:t>
            </w:r>
          </w:p>
        </w:tc>
        <w:tc>
          <w:tcPr>
            <w:tcW w:w="0" w:type="auto"/>
            <w:tcBorders>
              <w:top w:val="single" w:sz="2" w:space="0" w:color="auto"/>
              <w:left w:val="single" w:sz="2" w:space="0" w:color="auto"/>
              <w:bottom w:val="single" w:sz="2" w:space="0" w:color="auto"/>
              <w:right w:val="single" w:sz="2" w:space="0" w:color="auto"/>
            </w:tcBorders>
            <w:hideMark/>
          </w:tcPr>
          <w:p w14:paraId="6401657D" w14:textId="77777777" w:rsidR="000D08EB" w:rsidRPr="000D08EB" w:rsidRDefault="000D08EB" w:rsidP="000D08EB">
            <w:r w:rsidRPr="000D08EB">
              <w:t>Gap</w:t>
            </w:r>
          </w:p>
        </w:tc>
        <w:tc>
          <w:tcPr>
            <w:tcW w:w="0" w:type="auto"/>
            <w:tcBorders>
              <w:top w:val="single" w:sz="2" w:space="0" w:color="auto"/>
              <w:left w:val="single" w:sz="2" w:space="0" w:color="auto"/>
              <w:bottom w:val="single" w:sz="2" w:space="0" w:color="auto"/>
              <w:right w:val="single" w:sz="2" w:space="0" w:color="auto"/>
            </w:tcBorders>
            <w:hideMark/>
          </w:tcPr>
          <w:p w14:paraId="249F46DA" w14:textId="77777777" w:rsidR="000D08EB" w:rsidRPr="000D08EB" w:rsidRDefault="000D08EB" w:rsidP="000D08EB">
            <w:r w:rsidRPr="000D08EB">
              <w:t>Novice/Practitioner/Expert tiers defined in discussion but absent from protocol body</w:t>
            </w:r>
          </w:p>
        </w:tc>
        <w:tc>
          <w:tcPr>
            <w:tcW w:w="0" w:type="auto"/>
            <w:tcBorders>
              <w:top w:val="single" w:sz="2" w:space="0" w:color="auto"/>
              <w:left w:val="single" w:sz="2" w:space="0" w:color="auto"/>
              <w:bottom w:val="single" w:sz="2" w:space="0" w:color="auto"/>
              <w:right w:val="single" w:sz="2" w:space="0" w:color="auto"/>
            </w:tcBorders>
            <w:hideMark/>
          </w:tcPr>
          <w:p w14:paraId="0D6DD5E4" w14:textId="77777777" w:rsidR="000D08EB" w:rsidRPr="000D08EB" w:rsidRDefault="000D08EB" w:rsidP="000D08EB">
            <w:r w:rsidRPr="000D08EB">
              <w:t>High</w:t>
            </w:r>
          </w:p>
        </w:tc>
      </w:tr>
      <w:tr w:rsidR="000D08EB" w:rsidRPr="000D08EB" w14:paraId="28728215" w14:textId="77777777">
        <w:tc>
          <w:tcPr>
            <w:tcW w:w="0" w:type="auto"/>
            <w:tcBorders>
              <w:top w:val="single" w:sz="2" w:space="0" w:color="auto"/>
              <w:left w:val="single" w:sz="2" w:space="0" w:color="auto"/>
              <w:bottom w:val="single" w:sz="2" w:space="0" w:color="auto"/>
              <w:right w:val="single" w:sz="2" w:space="0" w:color="auto"/>
            </w:tcBorders>
            <w:hideMark/>
          </w:tcPr>
          <w:p w14:paraId="7D4E1C78" w14:textId="77777777" w:rsidR="000D08EB" w:rsidRPr="000D08EB" w:rsidRDefault="000D08EB" w:rsidP="000D08EB">
            <w:r w:rsidRPr="000D08EB">
              <w:t>All seven behaviors</w:t>
            </w:r>
          </w:p>
        </w:tc>
        <w:tc>
          <w:tcPr>
            <w:tcW w:w="0" w:type="auto"/>
            <w:tcBorders>
              <w:top w:val="single" w:sz="2" w:space="0" w:color="auto"/>
              <w:left w:val="single" w:sz="2" w:space="0" w:color="auto"/>
              <w:bottom w:val="single" w:sz="2" w:space="0" w:color="auto"/>
              <w:right w:val="single" w:sz="2" w:space="0" w:color="auto"/>
            </w:tcBorders>
            <w:hideMark/>
          </w:tcPr>
          <w:p w14:paraId="38A723E7" w14:textId="77777777" w:rsidR="000D08EB" w:rsidRPr="000D08EB" w:rsidRDefault="000D08EB" w:rsidP="000D08EB">
            <w:r w:rsidRPr="000D08EB">
              <w:t>Gap</w:t>
            </w:r>
          </w:p>
        </w:tc>
        <w:tc>
          <w:tcPr>
            <w:tcW w:w="0" w:type="auto"/>
            <w:tcBorders>
              <w:top w:val="single" w:sz="2" w:space="0" w:color="auto"/>
              <w:left w:val="single" w:sz="2" w:space="0" w:color="auto"/>
              <w:bottom w:val="single" w:sz="2" w:space="0" w:color="auto"/>
              <w:right w:val="single" w:sz="2" w:space="0" w:color="auto"/>
            </w:tcBorders>
            <w:hideMark/>
          </w:tcPr>
          <w:p w14:paraId="7F191594" w14:textId="77777777" w:rsidR="000D08EB" w:rsidRPr="000D08EB" w:rsidRDefault="000D08EB" w:rsidP="000D08EB">
            <w:r w:rsidRPr="000D08EB">
              <w:t>No worked examples — cold execution from personalization file will produce inconsistent results</w:t>
            </w:r>
          </w:p>
        </w:tc>
        <w:tc>
          <w:tcPr>
            <w:tcW w:w="0" w:type="auto"/>
            <w:tcBorders>
              <w:top w:val="single" w:sz="2" w:space="0" w:color="auto"/>
              <w:left w:val="single" w:sz="2" w:space="0" w:color="auto"/>
              <w:bottom w:val="single" w:sz="2" w:space="0" w:color="auto"/>
              <w:right w:val="single" w:sz="2" w:space="0" w:color="auto"/>
            </w:tcBorders>
            <w:hideMark/>
          </w:tcPr>
          <w:p w14:paraId="005DC59B" w14:textId="77777777" w:rsidR="000D08EB" w:rsidRPr="000D08EB" w:rsidRDefault="000D08EB" w:rsidP="000D08EB">
            <w:r w:rsidRPr="000D08EB">
              <w:t>Medium</w:t>
            </w:r>
          </w:p>
        </w:tc>
      </w:tr>
      <w:tr w:rsidR="000D08EB" w:rsidRPr="000D08EB" w14:paraId="04E497E8" w14:textId="77777777">
        <w:tc>
          <w:tcPr>
            <w:tcW w:w="0" w:type="auto"/>
            <w:tcBorders>
              <w:top w:val="single" w:sz="2" w:space="0" w:color="auto"/>
              <w:left w:val="single" w:sz="2" w:space="0" w:color="auto"/>
              <w:bottom w:val="single" w:sz="2" w:space="0" w:color="auto"/>
              <w:right w:val="single" w:sz="2" w:space="0" w:color="auto"/>
            </w:tcBorders>
            <w:hideMark/>
          </w:tcPr>
          <w:p w14:paraId="4BF53101" w14:textId="77777777" w:rsidR="000D08EB" w:rsidRPr="000D08EB" w:rsidRDefault="000D08EB" w:rsidP="000D08EB">
            <w:r w:rsidRPr="000D08EB">
              <w:t>Versioning</w:t>
            </w:r>
          </w:p>
        </w:tc>
        <w:tc>
          <w:tcPr>
            <w:tcW w:w="0" w:type="auto"/>
            <w:tcBorders>
              <w:top w:val="single" w:sz="2" w:space="0" w:color="auto"/>
              <w:left w:val="single" w:sz="2" w:space="0" w:color="auto"/>
              <w:bottom w:val="single" w:sz="2" w:space="0" w:color="auto"/>
              <w:right w:val="single" w:sz="2" w:space="0" w:color="auto"/>
            </w:tcBorders>
            <w:hideMark/>
          </w:tcPr>
          <w:p w14:paraId="1865BF45" w14:textId="77777777" w:rsidR="000D08EB" w:rsidRPr="000D08EB" w:rsidRDefault="000D08EB" w:rsidP="000D08EB">
            <w:r w:rsidRPr="000D08EB">
              <w:t>Gap</w:t>
            </w:r>
          </w:p>
        </w:tc>
        <w:tc>
          <w:tcPr>
            <w:tcW w:w="0" w:type="auto"/>
            <w:tcBorders>
              <w:top w:val="single" w:sz="2" w:space="0" w:color="auto"/>
              <w:left w:val="single" w:sz="2" w:space="0" w:color="auto"/>
              <w:bottom w:val="single" w:sz="2" w:space="0" w:color="auto"/>
              <w:right w:val="single" w:sz="2" w:space="0" w:color="auto"/>
            </w:tcBorders>
            <w:hideMark/>
          </w:tcPr>
          <w:p w14:paraId="12676D9F" w14:textId="77777777" w:rsidR="000D08EB" w:rsidRPr="000D08EB" w:rsidRDefault="000D08EB" w:rsidP="000D08EB">
            <w:r w:rsidRPr="000D08EB">
              <w:t>No mechanism for portable version to signal or check currency</w:t>
            </w:r>
          </w:p>
        </w:tc>
        <w:tc>
          <w:tcPr>
            <w:tcW w:w="0" w:type="auto"/>
            <w:tcBorders>
              <w:top w:val="single" w:sz="2" w:space="0" w:color="auto"/>
              <w:left w:val="single" w:sz="2" w:space="0" w:color="auto"/>
              <w:bottom w:val="single" w:sz="2" w:space="0" w:color="auto"/>
              <w:right w:val="single" w:sz="2" w:space="0" w:color="auto"/>
            </w:tcBorders>
            <w:hideMark/>
          </w:tcPr>
          <w:p w14:paraId="24E51F0A" w14:textId="77777777" w:rsidR="000D08EB" w:rsidRPr="000D08EB" w:rsidRDefault="000D08EB" w:rsidP="000D08EB">
            <w:r w:rsidRPr="000D08EB">
              <w:t>Low</w:t>
            </w:r>
          </w:p>
        </w:tc>
      </w:tr>
    </w:tbl>
    <w:p w14:paraId="50A44784" w14:textId="77777777" w:rsidR="000D08EB" w:rsidRPr="000D08EB" w:rsidRDefault="000D08EB" w:rsidP="000D08EB">
      <w:pPr>
        <w:rPr>
          <w:b/>
          <w:bCs/>
        </w:rPr>
      </w:pPr>
      <w:r w:rsidRPr="000D08EB">
        <w:rPr>
          <w:b/>
          <w:bCs/>
        </w:rPr>
        <w:t>5. Plus-One Recommendations</w:t>
      </w:r>
    </w:p>
    <w:p w14:paraId="4958818C" w14:textId="77777777" w:rsidR="000D08EB" w:rsidRPr="000D08EB" w:rsidRDefault="000D08EB" w:rsidP="000D08EB">
      <w:pPr>
        <w:numPr>
          <w:ilvl w:val="0"/>
          <w:numId w:val="14"/>
        </w:numPr>
      </w:pPr>
      <w:r w:rsidRPr="000D08EB">
        <w:rPr>
          <w:b/>
          <w:bCs/>
        </w:rPr>
        <w:t>Write two versions of the artifact</w:t>
      </w:r>
      <w:r w:rsidRPr="000D08EB">
        <w:t xml:space="preserve"> — a canonical </w:t>
      </w:r>
      <w:proofErr w:type="spellStart"/>
      <w:r w:rsidRPr="000D08EB">
        <w:t>OpenBrain</w:t>
      </w:r>
      <w:proofErr w:type="spellEnd"/>
      <w:r w:rsidRPr="000D08EB">
        <w:t xml:space="preserve"> reference (current) and a portable personalization block. They share the same behaviors and constraints but differ in activation mode language and omit </w:t>
      </w:r>
      <w:proofErr w:type="spellStart"/>
      <w:r w:rsidRPr="000D08EB">
        <w:t>OpenBrain</w:t>
      </w:r>
      <w:proofErr w:type="spellEnd"/>
      <w:r w:rsidRPr="000D08EB">
        <w:t>-specific references from the portable version. This is the most impactful unresolved item.</w:t>
      </w:r>
    </w:p>
    <w:p w14:paraId="636EB598" w14:textId="77777777" w:rsidR="000D08EB" w:rsidRPr="000D08EB" w:rsidRDefault="000D08EB" w:rsidP="000D08EB">
      <w:pPr>
        <w:numPr>
          <w:ilvl w:val="0"/>
          <w:numId w:val="14"/>
        </w:numPr>
      </w:pPr>
      <w:r w:rsidRPr="000D08EB">
        <w:rPr>
          <w:b/>
          <w:bCs/>
        </w:rPr>
        <w:t>Add the adaptive scaling tier table to the protocol body</w:t>
      </w:r>
      <w:r w:rsidRPr="000D08EB">
        <w:t> — Novice/Practitioner/Expert with explicit behavior toggles per tier. One line per behavior per tier. Without this, the tier system exists only in your head.</w:t>
      </w:r>
    </w:p>
    <w:p w14:paraId="29396AFA" w14:textId="77777777" w:rsidR="000D08EB" w:rsidRPr="000D08EB" w:rsidRDefault="000D08EB" w:rsidP="000D08EB">
      <w:pPr>
        <w:numPr>
          <w:ilvl w:val="0"/>
          <w:numId w:val="14"/>
        </w:numPr>
      </w:pPr>
      <w:r w:rsidRPr="000D08EB">
        <w:rPr>
          <w:b/>
          <w:bCs/>
        </w:rPr>
        <w:t>Add one worked example per behavior</w:t>
      </w:r>
      <w:r w:rsidRPr="000D08EB">
        <w:t> — short, concrete, model-agnostic. These become the executable spec for any AI reading the portable block cold.</w:t>
      </w:r>
    </w:p>
    <w:p w14:paraId="1AC9BBBC" w14:textId="77777777" w:rsidR="000D08EB" w:rsidRPr="000D08EB" w:rsidRDefault="000D08EB" w:rsidP="000D08EB">
      <w:pPr>
        <w:numPr>
          <w:ilvl w:val="0"/>
          <w:numId w:val="14"/>
        </w:numPr>
      </w:pPr>
      <w:r w:rsidRPr="000D08EB">
        <w:rPr>
          <w:b/>
          <w:bCs/>
        </w:rPr>
        <w:t>Resolve Prompt-Skill Transfer for stateless deployments</w:t>
      </w:r>
      <w:r w:rsidRPr="000D08EB">
        <w:t xml:space="preserve"> — either scope it to memory-enabled contexts </w:t>
      </w:r>
      <w:proofErr w:type="gramStart"/>
      <w:r w:rsidRPr="000D08EB">
        <w:t>only, or</w:t>
      </w:r>
      <w:proofErr w:type="gramEnd"/>
      <w:r w:rsidRPr="000D08EB">
        <w:t xml:space="preserve"> rewrite it to trigger on within-session pattern shifts only (no cross-session comparison required).</w:t>
      </w:r>
    </w:p>
    <w:p w14:paraId="4833D6A4" w14:textId="77777777" w:rsidR="000D08EB" w:rsidRPr="000D08EB" w:rsidRDefault="000D08EB" w:rsidP="000D08EB">
      <w:pPr>
        <w:numPr>
          <w:ilvl w:val="0"/>
          <w:numId w:val="14"/>
        </w:numPr>
      </w:pPr>
      <w:r w:rsidRPr="000D08EB">
        <w:rPr>
          <w:b/>
          <w:bCs/>
        </w:rPr>
        <w:t>Add a version line to the portable block</w:t>
      </w:r>
      <w:r w:rsidRPr="000D08EB">
        <w:t> — LENS v1.1 | Last updated: 2026-03-10 — so any model executing it can surface the version if asked and the user knows what they deployed.</w:t>
      </w:r>
    </w:p>
    <w:p w14:paraId="07BE2607" w14:textId="77777777" w:rsidR="000D08EB" w:rsidRPr="000D08EB" w:rsidRDefault="00000000" w:rsidP="000D08EB">
      <w:r>
        <w:pict w14:anchorId="235D2B70">
          <v:rect id="_x0000_i1058" style="width:0;height:0" o:hralign="center" o:hrstd="t" o:hr="t" fillcolor="#a0a0a0" stroked="f"/>
        </w:pict>
      </w:r>
    </w:p>
    <w:p w14:paraId="24C582DB" w14:textId="77777777" w:rsidR="000D08EB" w:rsidRPr="000D08EB" w:rsidRDefault="000D08EB" w:rsidP="000D08EB">
      <w:r w:rsidRPr="000D08EB">
        <w:rPr>
          <w:b/>
          <w:bCs/>
        </w:rPr>
        <w:t>Overall:</w:t>
      </w:r>
      <w:r w:rsidRPr="000D08EB">
        <w:t xml:space="preserve"> The protocol core is </w:t>
      </w:r>
      <w:proofErr w:type="gramStart"/>
      <w:r w:rsidRPr="000D08EB">
        <w:t>solid</w:t>
      </w:r>
      <w:proofErr w:type="gramEnd"/>
      <w:r w:rsidRPr="000D08EB">
        <w:t xml:space="preserve"> and the intent is being served. The gap between the design discussion and the committed artifact is the main risk — several decisions made in this conversation haven't landed in the </w:t>
      </w:r>
      <w:proofErr w:type="spellStart"/>
      <w:r w:rsidRPr="000D08EB">
        <w:t>OpenBrain</w:t>
      </w:r>
      <w:proofErr w:type="spellEnd"/>
      <w:r w:rsidRPr="000D08EB">
        <w:t xml:space="preserve"> capture yet. The two-version architecture (canonical vs. portable) is the unlock that makes LENS </w:t>
      </w:r>
      <w:proofErr w:type="gramStart"/>
      <w:r w:rsidRPr="000D08EB">
        <w:t>actually distributable</w:t>
      </w:r>
      <w:proofErr w:type="gramEnd"/>
      <w:r w:rsidRPr="000D08EB">
        <w:t>.</w:t>
      </w:r>
    </w:p>
    <w:p w14:paraId="4839DAC2" w14:textId="77777777" w:rsidR="000D08EB" w:rsidRPr="000D08EB" w:rsidRDefault="000D08EB" w:rsidP="000D08EB">
      <w:r w:rsidRPr="000D08EB">
        <w:t>Presented file</w:t>
      </w:r>
    </w:p>
    <w:p w14:paraId="6E8A1E17" w14:textId="77777777" w:rsidR="000D08EB" w:rsidRPr="000D08EB" w:rsidRDefault="000D08EB" w:rsidP="000D08EB">
      <w:r w:rsidRPr="000D08EB">
        <w:lastRenderedPageBreak/>
        <w:t>Presented file</w:t>
      </w:r>
    </w:p>
    <w:p w14:paraId="43B13B7C" w14:textId="77777777" w:rsidR="000D08EB" w:rsidRPr="000D08EB" w:rsidRDefault="000D08EB" w:rsidP="000D08EB">
      <w:r w:rsidRPr="000D08EB">
        <w:t>SKILL.md is yours to save. The CI pass identified five issues — two high severity, three medium/low. The most important finding: </w:t>
      </w:r>
      <w:r w:rsidRPr="000D08EB">
        <w:rPr>
          <w:b/>
          <w:bCs/>
        </w:rPr>
        <w:t>the two-version architecture hasn't been built yet.</w:t>
      </w:r>
      <w:r w:rsidRPr="000D08EB">
        <w:t> Everything else flows from that. Ready to tackle it?</w:t>
      </w:r>
    </w:p>
    <w:p w14:paraId="0143E9E1" w14:textId="77777777" w:rsidR="000D08EB" w:rsidRPr="000D08EB" w:rsidRDefault="000D08EB" w:rsidP="000D08EB">
      <w:r w:rsidRPr="000D08EB">
        <w:t>SKILL.md</w:t>
      </w:r>
    </w:p>
    <w:p w14:paraId="25700A72" w14:textId="77777777" w:rsidR="000D08EB" w:rsidRPr="000D08EB" w:rsidRDefault="000D08EB" w:rsidP="000D08EB">
      <w:r w:rsidRPr="000D08EB">
        <w:t>Skill </w:t>
      </w:r>
    </w:p>
    <w:p w14:paraId="564D899C" w14:textId="77777777" w:rsidR="000D08EB" w:rsidRPr="000D08EB" w:rsidRDefault="000D08EB" w:rsidP="000D08EB">
      <w:r w:rsidRPr="000D08EB">
        <w:t xml:space="preserve">My decision driver will be determined by this question... Is this a tool for me or a tool for anyone? My answer today is... This is a tool for me. If I feel it will benefit others after I use it for a while, I will revisit making it portable. For </w:t>
      </w:r>
      <w:proofErr w:type="gramStart"/>
      <w:r w:rsidRPr="000D08EB">
        <w:t>now</w:t>
      </w:r>
      <w:proofErr w:type="gramEnd"/>
      <w:r w:rsidRPr="000D08EB">
        <w:t xml:space="preserve"> my decision is </w:t>
      </w:r>
      <w:proofErr w:type="gramStart"/>
      <w:r w:rsidRPr="000D08EB">
        <w:t>keep</w:t>
      </w:r>
      <w:proofErr w:type="gramEnd"/>
      <w:r w:rsidRPr="000D08EB">
        <w:t xml:space="preserve"> </w:t>
      </w:r>
      <w:proofErr w:type="spellStart"/>
      <w:r w:rsidRPr="000D08EB">
        <w:t>OpenBrain</w:t>
      </w:r>
      <w:proofErr w:type="spellEnd"/>
      <w:r w:rsidRPr="000D08EB">
        <w:t xml:space="preserve"> dependency as that fits my world. I have found that eventually, every decision I make will be "wrong" at some point and I am used to that. The speed of AI evolution makes any decision wrong much sooner than ever before but that is the world we live in now. Change is inevitable... growth is optional.</w:t>
      </w:r>
    </w:p>
    <w:p w14:paraId="77A514FA" w14:textId="77777777" w:rsidR="000D08EB" w:rsidRPr="000D08EB" w:rsidRDefault="000D08EB" w:rsidP="000D08EB">
      <w:r w:rsidRPr="000D08EB">
        <w:t>Mar 10</w:t>
      </w:r>
    </w:p>
    <w:p w14:paraId="1322A12D" w14:textId="77777777" w:rsidR="000D08EB" w:rsidRPr="000D08EB" w:rsidRDefault="000D08EB" w:rsidP="000D08EB">
      <w:r w:rsidRPr="000D08EB">
        <w:t>Synthesized architectural decision with philosophical perspective on inevitable change</w:t>
      </w:r>
    </w:p>
    <w:p w14:paraId="328DF39F" w14:textId="77777777" w:rsidR="000D08EB" w:rsidRPr="000D08EB" w:rsidRDefault="000D08EB" w:rsidP="000D08EB">
      <w:r w:rsidRPr="000D08EB">
        <w:t>Synthesized architectural decision with philosophical perspective on inevitable change</w:t>
      </w:r>
    </w:p>
    <w:p w14:paraId="0AC7DE0D" w14:textId="77777777" w:rsidR="000D08EB" w:rsidRPr="000D08EB" w:rsidRDefault="000D08EB" w:rsidP="000D08EB">
      <w:r w:rsidRPr="000D08EB">
        <w:t>Clean decision. No ambiguity, no over-engineering for an audience that doesn't exist yet. That's the right call.</w:t>
      </w:r>
    </w:p>
    <w:p w14:paraId="309E508C" w14:textId="77777777" w:rsidR="000D08EB" w:rsidRPr="000D08EB" w:rsidRDefault="000D08EB" w:rsidP="000D08EB">
      <w:r w:rsidRPr="000D08EB">
        <w:t>The CI pass findings that referenced the portable version are now moot — two of the five issues just closed. The remaining three (adaptive scaling tiers, worked examples, Prompt-Skill Transfer scoping) still apply and will matter when you're ready for v1.2.</w:t>
      </w:r>
    </w:p>
    <w:p w14:paraId="4484CAB3" w14:textId="77777777" w:rsidR="000D08EB" w:rsidRPr="000D08EB" w:rsidRDefault="000D08EB" w:rsidP="000D08EB">
      <w:r w:rsidRPr="000D08EB">
        <w:t>That closing thought deserves to be captured.</w:t>
      </w:r>
    </w:p>
    <w:p w14:paraId="35610594" w14:textId="77777777" w:rsidR="000D08EB" w:rsidRPr="000D08EB" w:rsidRDefault="000D08EB" w:rsidP="000D08EB">
      <w:r w:rsidRPr="000D08EB">
        <w:t>Capture thought</w:t>
      </w:r>
    </w:p>
    <w:p w14:paraId="661FBC5B" w14:textId="77777777" w:rsidR="000D08EB" w:rsidRPr="000D08EB" w:rsidRDefault="000D08EB" w:rsidP="000D08EB">
      <w:r w:rsidRPr="000D08EB">
        <w:t>Capture thought</w:t>
      </w:r>
    </w:p>
    <w:p w14:paraId="6A89D4BC" w14:textId="77777777" w:rsidR="000D08EB" w:rsidRPr="000D08EB" w:rsidRDefault="000D08EB" w:rsidP="000D08EB">
      <w:r w:rsidRPr="000D08EB">
        <w:t>Locked in — including the quote verbatim. That philosophy is worth having on record; it'll age well as a design principle for everything you build.</w:t>
      </w:r>
    </w:p>
    <w:p w14:paraId="44B31CCB" w14:textId="77777777" w:rsidR="000D08EB" w:rsidRPr="000D08EB" w:rsidRDefault="000D08EB" w:rsidP="000D08EB">
      <w:r w:rsidRPr="000D08EB">
        <w:t>Three open CI items remain for v1.2 when you're ready:</w:t>
      </w:r>
    </w:p>
    <w:p w14:paraId="26647230" w14:textId="77777777" w:rsidR="000D08EB" w:rsidRPr="000D08EB" w:rsidRDefault="000D08EB" w:rsidP="000D08EB">
      <w:pPr>
        <w:numPr>
          <w:ilvl w:val="0"/>
          <w:numId w:val="15"/>
        </w:numPr>
      </w:pPr>
      <w:r w:rsidRPr="000D08EB">
        <w:t>Adaptive scaling tiers written into the protocol body</w:t>
      </w:r>
    </w:p>
    <w:p w14:paraId="767D5820" w14:textId="77777777" w:rsidR="000D08EB" w:rsidRPr="000D08EB" w:rsidRDefault="000D08EB" w:rsidP="000D08EB">
      <w:pPr>
        <w:numPr>
          <w:ilvl w:val="0"/>
          <w:numId w:val="15"/>
        </w:numPr>
      </w:pPr>
      <w:r w:rsidRPr="000D08EB">
        <w:t>Worked examples per behavior</w:t>
      </w:r>
    </w:p>
    <w:p w14:paraId="41AAC8C6" w14:textId="77777777" w:rsidR="000D08EB" w:rsidRPr="000D08EB" w:rsidRDefault="000D08EB" w:rsidP="000D08EB">
      <w:pPr>
        <w:numPr>
          <w:ilvl w:val="0"/>
          <w:numId w:val="15"/>
        </w:numPr>
      </w:pPr>
      <w:r w:rsidRPr="000D08EB">
        <w:t>Prompt-Skill Transfer scoped to within-session only</w:t>
      </w:r>
    </w:p>
    <w:p w14:paraId="4FE5253A" w14:textId="77777777" w:rsidR="000D08EB" w:rsidRPr="000D08EB" w:rsidRDefault="000D08EB" w:rsidP="000D08EB">
      <w:r w:rsidRPr="000D08EB">
        <w:t>Nothing blocking. What's next?</w:t>
      </w:r>
    </w:p>
    <w:p w14:paraId="24D1FEFC" w14:textId="77777777" w:rsidR="000D08EB" w:rsidRPr="000D08EB" w:rsidRDefault="000D08EB" w:rsidP="000D08EB">
      <w:proofErr w:type="gramStart"/>
      <w:r w:rsidRPr="000D08EB">
        <w:lastRenderedPageBreak/>
        <w:t>provide</w:t>
      </w:r>
      <w:proofErr w:type="gramEnd"/>
      <w:r w:rsidRPr="000D08EB">
        <w:t xml:space="preserve"> your decision process for the 3 remaining items please</w:t>
      </w:r>
    </w:p>
    <w:p w14:paraId="272FC604" w14:textId="77777777" w:rsidR="000D08EB" w:rsidRPr="000D08EB" w:rsidRDefault="000D08EB" w:rsidP="000D08EB">
      <w:r w:rsidRPr="000D08EB">
        <w:t>Mar 10</w:t>
      </w:r>
    </w:p>
    <w:p w14:paraId="6ECC5154" w14:textId="77777777" w:rsidR="000D08EB" w:rsidRPr="000D08EB" w:rsidRDefault="000D08EB" w:rsidP="000D08EB">
      <w:r w:rsidRPr="000D08EB">
        <w:t>Deliberated reasoning approach for remaining items</w:t>
      </w:r>
    </w:p>
    <w:p w14:paraId="2F590777" w14:textId="77777777" w:rsidR="000D08EB" w:rsidRPr="000D08EB" w:rsidRDefault="000D08EB" w:rsidP="000D08EB">
      <w:r w:rsidRPr="000D08EB">
        <w:t>Deliberated reasoning approach for remaining items</w:t>
      </w:r>
    </w:p>
    <w:p w14:paraId="05803521" w14:textId="77777777" w:rsidR="000D08EB" w:rsidRPr="000D08EB" w:rsidRDefault="000D08EB" w:rsidP="000D08EB">
      <w:r w:rsidRPr="000D08EB">
        <w:t>Here's how I'm thinking about each one — honest assessment, no padding.</w:t>
      </w:r>
    </w:p>
    <w:p w14:paraId="2282DEC0" w14:textId="77777777" w:rsidR="000D08EB" w:rsidRPr="000D08EB" w:rsidRDefault="00000000" w:rsidP="000D08EB">
      <w:r>
        <w:pict w14:anchorId="48582065">
          <v:rect id="_x0000_i1059" style="width:0;height:0" o:hralign="center" o:hrstd="t" o:hr="t" fillcolor="#a0a0a0" stroked="f"/>
        </w:pict>
      </w:r>
    </w:p>
    <w:p w14:paraId="11A8223A" w14:textId="77777777" w:rsidR="000D08EB" w:rsidRPr="000D08EB" w:rsidRDefault="000D08EB" w:rsidP="000D08EB">
      <w:r w:rsidRPr="000D08EB">
        <w:rPr>
          <w:b/>
          <w:bCs/>
        </w:rPr>
        <w:t>1. Adaptive scaling tiers — write into protocol body</w:t>
      </w:r>
    </w:p>
    <w:p w14:paraId="7A35C091" w14:textId="77777777" w:rsidR="000D08EB" w:rsidRPr="000D08EB" w:rsidRDefault="000D08EB" w:rsidP="000D08EB">
      <w:r w:rsidRPr="000D08EB">
        <w:t>This one is ready now. The design is already settled: Novice / Practitioner / Expert, user-declared, single line edit. The only reason it hasn't landed is that we moved from design discussion to CI pass without stopping to formalize it. It's not a hard problem — it's an incomplete transfer from conversation to artifact. Should be done before v1.1 is considered closed, not deferred to v1.2.</w:t>
      </w:r>
    </w:p>
    <w:p w14:paraId="7B296F09" w14:textId="77777777" w:rsidR="000D08EB" w:rsidRPr="000D08EB" w:rsidRDefault="000D08EB" w:rsidP="000D08EB">
      <w:r w:rsidRPr="000D08EB">
        <w:rPr>
          <w:b/>
          <w:bCs/>
        </w:rPr>
        <w:t>Decision: Do it now, not v1.2.</w:t>
      </w:r>
    </w:p>
    <w:p w14:paraId="7F95AFEA" w14:textId="77777777" w:rsidR="000D08EB" w:rsidRPr="000D08EB" w:rsidRDefault="00000000" w:rsidP="000D08EB">
      <w:r>
        <w:pict w14:anchorId="77DFA465">
          <v:rect id="_x0000_i1060" style="width:0;height:0" o:hralign="center" o:hrstd="t" o:hr="t" fillcolor="#a0a0a0" stroked="f"/>
        </w:pict>
      </w:r>
    </w:p>
    <w:p w14:paraId="2C8AA9C2" w14:textId="77777777" w:rsidR="000D08EB" w:rsidRPr="000D08EB" w:rsidRDefault="000D08EB" w:rsidP="000D08EB">
      <w:r w:rsidRPr="000D08EB">
        <w:rPr>
          <w:b/>
          <w:bCs/>
        </w:rPr>
        <w:t>2. Worked examples per behavior</w:t>
      </w:r>
    </w:p>
    <w:p w14:paraId="5E9F33CB" w14:textId="77777777" w:rsidR="000D08EB" w:rsidRPr="000D08EB" w:rsidRDefault="000D08EB" w:rsidP="000D08EB">
      <w:r w:rsidRPr="000D08EB">
        <w:t xml:space="preserve">This one depends entirely on the "tool for me vs. tool for anyone" decision you just made. Worked examples exist to help a cold reader — a model executing the protocol for the first time with no prior context — understand what each behavior looks like in practice. In your setup, you won't be a cold reader. You built this. You know what Prompt Reflection and Cognitive Model Disclosure should look like. </w:t>
      </w:r>
      <w:proofErr w:type="spellStart"/>
      <w:r w:rsidRPr="000D08EB">
        <w:t>OpenBrain</w:t>
      </w:r>
      <w:proofErr w:type="spellEnd"/>
      <w:r w:rsidRPr="000D08EB">
        <w:t xml:space="preserve"> carries the context. The examples would be useful for a public portable version — which you just ruled out.</w:t>
      </w:r>
    </w:p>
    <w:p w14:paraId="1C92D50E" w14:textId="77777777" w:rsidR="000D08EB" w:rsidRPr="000D08EB" w:rsidRDefault="000D08EB" w:rsidP="000D08EB">
      <w:r w:rsidRPr="000D08EB">
        <w:t>There's one remaining case where examples add value even for a personal tool: when you return to this protocol six months from now and the session context is gone. But that's what the behavior definitions are for — if they're tight enough, examples are redundant.</w:t>
      </w:r>
    </w:p>
    <w:p w14:paraId="4804398D" w14:textId="77777777" w:rsidR="000D08EB" w:rsidRPr="000D08EB" w:rsidRDefault="000D08EB" w:rsidP="000D08EB">
      <w:r w:rsidRPr="000D08EB">
        <w:rPr>
          <w:b/>
          <w:bCs/>
        </w:rPr>
        <w:t>Decision: Defer to v1.</w:t>
      </w:r>
      <w:proofErr w:type="gramStart"/>
      <w:r w:rsidRPr="000D08EB">
        <w:rPr>
          <w:b/>
          <w:bCs/>
        </w:rPr>
        <w:t>2, or</w:t>
      </w:r>
      <w:proofErr w:type="gramEnd"/>
      <w:r w:rsidRPr="000D08EB">
        <w:rPr>
          <w:b/>
          <w:bCs/>
        </w:rPr>
        <w:t xml:space="preserve"> drop entirely. Only add if a future session reveals a behavior is executing inconsistently.</w:t>
      </w:r>
    </w:p>
    <w:p w14:paraId="6520AA4A" w14:textId="77777777" w:rsidR="000D08EB" w:rsidRPr="000D08EB" w:rsidRDefault="00000000" w:rsidP="000D08EB">
      <w:r>
        <w:pict w14:anchorId="59B2B17F">
          <v:rect id="_x0000_i1061" style="width:0;height:0" o:hralign="center" o:hrstd="t" o:hr="t" fillcolor="#a0a0a0" stroked="f"/>
        </w:pict>
      </w:r>
    </w:p>
    <w:p w14:paraId="3131D172" w14:textId="77777777" w:rsidR="000D08EB" w:rsidRPr="000D08EB" w:rsidRDefault="000D08EB" w:rsidP="000D08EB">
      <w:r w:rsidRPr="000D08EB">
        <w:rPr>
          <w:b/>
          <w:bCs/>
        </w:rPr>
        <w:t xml:space="preserve">3. Prompt-Skill Transfer scoped to </w:t>
      </w:r>
      <w:proofErr w:type="gramStart"/>
      <w:r w:rsidRPr="000D08EB">
        <w:rPr>
          <w:b/>
          <w:bCs/>
        </w:rPr>
        <w:t>within-session</w:t>
      </w:r>
      <w:proofErr w:type="gramEnd"/>
      <w:r w:rsidRPr="000D08EB">
        <w:rPr>
          <w:b/>
          <w:bCs/>
        </w:rPr>
        <w:t xml:space="preserve"> only</w:t>
      </w:r>
    </w:p>
    <w:p w14:paraId="5F3CBFDB" w14:textId="77777777" w:rsidR="000D08EB" w:rsidRPr="000D08EB" w:rsidRDefault="000D08EB" w:rsidP="000D08EB">
      <w:r w:rsidRPr="000D08EB">
        <w:t xml:space="preserve">This is the most nuanced of the three. The CI flag was that the behavior as written implies cross-session pattern tracking — which requires memory infrastructure. In your world, </w:t>
      </w:r>
      <w:proofErr w:type="spellStart"/>
      <w:r w:rsidRPr="000D08EB">
        <w:t>OpenBrain</w:t>
      </w:r>
      <w:proofErr w:type="spellEnd"/>
      <w:r w:rsidRPr="000D08EB">
        <w:t xml:space="preserve"> is that infrastructure, so the flag is partially moot. But the behavior still needs a tighter trigger even within a session — the concern isn't just </w:t>
      </w:r>
      <w:proofErr w:type="gramStart"/>
      <w:r w:rsidRPr="000D08EB">
        <w:t>memory,</w:t>
      </w:r>
      <w:proofErr w:type="gramEnd"/>
      <w:r w:rsidRPr="000D08EB">
        <w:t xml:space="preserve"> it's that coaching on every prompt exchange becomes </w:t>
      </w:r>
      <w:r w:rsidRPr="000D08EB">
        <w:lastRenderedPageBreak/>
        <w:t>noise fast. Within-session scoping is still worth adding as a constraint: </w:t>
      </w:r>
      <w:r w:rsidRPr="000D08EB">
        <w:rPr>
          <w:i/>
          <w:iCs/>
        </w:rPr>
        <w:t>fires only when a pattern shift was significant enough to materially change the output, not on routine exchanges.</w:t>
      </w:r>
      <w:r w:rsidRPr="000D08EB">
        <w:t> That's one sentence, not a redesign.</w:t>
      </w:r>
    </w:p>
    <w:p w14:paraId="38990C4D" w14:textId="77777777" w:rsidR="000D08EB" w:rsidRPr="000D08EB" w:rsidRDefault="000D08EB" w:rsidP="000D08EB">
      <w:r w:rsidRPr="000D08EB">
        <w:rPr>
          <w:b/>
          <w:bCs/>
        </w:rPr>
        <w:t>Decision: Minor tightening now, alongside the tier table. Two minutes of work.</w:t>
      </w:r>
    </w:p>
    <w:p w14:paraId="6279B459" w14:textId="77777777" w:rsidR="000D08EB" w:rsidRPr="000D08EB" w:rsidRDefault="00000000" w:rsidP="000D08EB">
      <w:r>
        <w:pict w14:anchorId="37504A40">
          <v:rect id="_x0000_i1062" style="width:0;height:0" o:hralign="center" o:hrstd="t" o:hr="t" fillcolor="#a0a0a0" stroked="f"/>
        </w:pict>
      </w:r>
    </w:p>
    <w:p w14:paraId="72089405" w14:textId="77777777" w:rsidR="000D08EB" w:rsidRPr="000D08EB" w:rsidRDefault="000D08EB" w:rsidP="000D08EB">
      <w:r w:rsidRPr="000D08EB">
        <w:rPr>
          <w:b/>
          <w:bCs/>
        </w:rPr>
        <w:t>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2"/>
        <w:gridCol w:w="6702"/>
      </w:tblGrid>
      <w:tr w:rsidR="000D08EB" w:rsidRPr="000D08EB" w14:paraId="6DC5E00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E236DEA" w14:textId="77777777" w:rsidR="000D08EB" w:rsidRPr="000D08EB" w:rsidRDefault="000D08EB" w:rsidP="000D08EB">
            <w:pPr>
              <w:rPr>
                <w:b/>
                <w:bCs/>
              </w:rPr>
            </w:pPr>
            <w:r w:rsidRPr="000D08EB">
              <w:rPr>
                <w:b/>
                <w:bCs/>
              </w:rPr>
              <w:t>Item</w:t>
            </w:r>
          </w:p>
        </w:tc>
        <w:tc>
          <w:tcPr>
            <w:tcW w:w="0" w:type="auto"/>
            <w:tcBorders>
              <w:top w:val="single" w:sz="2" w:space="0" w:color="auto"/>
              <w:left w:val="single" w:sz="2" w:space="0" w:color="auto"/>
              <w:bottom w:val="single" w:sz="2" w:space="0" w:color="auto"/>
              <w:right w:val="single" w:sz="2" w:space="0" w:color="auto"/>
            </w:tcBorders>
            <w:hideMark/>
          </w:tcPr>
          <w:p w14:paraId="403C8BA4" w14:textId="77777777" w:rsidR="000D08EB" w:rsidRPr="000D08EB" w:rsidRDefault="000D08EB" w:rsidP="000D08EB">
            <w:pPr>
              <w:rPr>
                <w:b/>
                <w:bCs/>
              </w:rPr>
            </w:pPr>
            <w:r w:rsidRPr="000D08EB">
              <w:rPr>
                <w:b/>
                <w:bCs/>
              </w:rPr>
              <w:t>Decision</w:t>
            </w:r>
          </w:p>
        </w:tc>
      </w:tr>
      <w:tr w:rsidR="000D08EB" w:rsidRPr="000D08EB" w14:paraId="5BC2A01A" w14:textId="77777777">
        <w:tc>
          <w:tcPr>
            <w:tcW w:w="0" w:type="auto"/>
            <w:tcBorders>
              <w:top w:val="single" w:sz="2" w:space="0" w:color="auto"/>
              <w:left w:val="single" w:sz="2" w:space="0" w:color="auto"/>
              <w:bottom w:val="single" w:sz="2" w:space="0" w:color="auto"/>
              <w:right w:val="single" w:sz="2" w:space="0" w:color="auto"/>
            </w:tcBorders>
            <w:hideMark/>
          </w:tcPr>
          <w:p w14:paraId="5B314BE1" w14:textId="77777777" w:rsidR="000D08EB" w:rsidRPr="000D08EB" w:rsidRDefault="000D08EB" w:rsidP="000D08EB">
            <w:r w:rsidRPr="000D08EB">
              <w:t>Adaptive scaling tiers</w:t>
            </w:r>
          </w:p>
        </w:tc>
        <w:tc>
          <w:tcPr>
            <w:tcW w:w="0" w:type="auto"/>
            <w:tcBorders>
              <w:top w:val="single" w:sz="2" w:space="0" w:color="auto"/>
              <w:left w:val="single" w:sz="2" w:space="0" w:color="auto"/>
              <w:bottom w:val="single" w:sz="2" w:space="0" w:color="auto"/>
              <w:right w:val="single" w:sz="2" w:space="0" w:color="auto"/>
            </w:tcBorders>
            <w:hideMark/>
          </w:tcPr>
          <w:p w14:paraId="0D38EC01" w14:textId="77777777" w:rsidR="000D08EB" w:rsidRPr="000D08EB" w:rsidRDefault="000D08EB" w:rsidP="000D08EB">
            <w:r w:rsidRPr="000D08EB">
              <w:t>Do now — design is settled, just needs to land in the artifact</w:t>
            </w:r>
          </w:p>
        </w:tc>
      </w:tr>
      <w:tr w:rsidR="000D08EB" w:rsidRPr="000D08EB" w14:paraId="7E160C93" w14:textId="77777777">
        <w:tc>
          <w:tcPr>
            <w:tcW w:w="0" w:type="auto"/>
            <w:tcBorders>
              <w:top w:val="single" w:sz="2" w:space="0" w:color="auto"/>
              <w:left w:val="single" w:sz="2" w:space="0" w:color="auto"/>
              <w:bottom w:val="single" w:sz="2" w:space="0" w:color="auto"/>
              <w:right w:val="single" w:sz="2" w:space="0" w:color="auto"/>
            </w:tcBorders>
            <w:hideMark/>
          </w:tcPr>
          <w:p w14:paraId="5484F90F" w14:textId="77777777" w:rsidR="000D08EB" w:rsidRPr="000D08EB" w:rsidRDefault="000D08EB" w:rsidP="000D08EB">
            <w:r w:rsidRPr="000D08EB">
              <w:t>Worked examples</w:t>
            </w:r>
          </w:p>
        </w:tc>
        <w:tc>
          <w:tcPr>
            <w:tcW w:w="0" w:type="auto"/>
            <w:tcBorders>
              <w:top w:val="single" w:sz="2" w:space="0" w:color="auto"/>
              <w:left w:val="single" w:sz="2" w:space="0" w:color="auto"/>
              <w:bottom w:val="single" w:sz="2" w:space="0" w:color="auto"/>
              <w:right w:val="single" w:sz="2" w:space="0" w:color="auto"/>
            </w:tcBorders>
            <w:hideMark/>
          </w:tcPr>
          <w:p w14:paraId="0C5398B5" w14:textId="77777777" w:rsidR="000D08EB" w:rsidRPr="000D08EB" w:rsidRDefault="000D08EB" w:rsidP="000D08EB">
            <w:r w:rsidRPr="000D08EB">
              <w:t xml:space="preserve">Defer — personal tool, </w:t>
            </w:r>
            <w:proofErr w:type="spellStart"/>
            <w:r w:rsidRPr="000D08EB">
              <w:t>OpenBrain</w:t>
            </w:r>
            <w:proofErr w:type="spellEnd"/>
            <w:r w:rsidRPr="000D08EB">
              <w:t xml:space="preserve"> carries context, add only if execution drifts</w:t>
            </w:r>
          </w:p>
        </w:tc>
      </w:tr>
      <w:tr w:rsidR="000D08EB" w:rsidRPr="000D08EB" w14:paraId="46602F67" w14:textId="77777777">
        <w:tc>
          <w:tcPr>
            <w:tcW w:w="0" w:type="auto"/>
            <w:tcBorders>
              <w:top w:val="single" w:sz="2" w:space="0" w:color="auto"/>
              <w:left w:val="single" w:sz="2" w:space="0" w:color="auto"/>
              <w:bottom w:val="single" w:sz="2" w:space="0" w:color="auto"/>
              <w:right w:val="single" w:sz="2" w:space="0" w:color="auto"/>
            </w:tcBorders>
            <w:hideMark/>
          </w:tcPr>
          <w:p w14:paraId="2EED65C7" w14:textId="77777777" w:rsidR="000D08EB" w:rsidRPr="000D08EB" w:rsidRDefault="000D08EB" w:rsidP="000D08EB">
            <w:r w:rsidRPr="000D08EB">
              <w:t>Prompt-Skill Transfer scoping</w:t>
            </w:r>
          </w:p>
        </w:tc>
        <w:tc>
          <w:tcPr>
            <w:tcW w:w="0" w:type="auto"/>
            <w:tcBorders>
              <w:top w:val="single" w:sz="2" w:space="0" w:color="auto"/>
              <w:left w:val="single" w:sz="2" w:space="0" w:color="auto"/>
              <w:bottom w:val="single" w:sz="2" w:space="0" w:color="auto"/>
              <w:right w:val="single" w:sz="2" w:space="0" w:color="auto"/>
            </w:tcBorders>
            <w:hideMark/>
          </w:tcPr>
          <w:p w14:paraId="64665F3A" w14:textId="77777777" w:rsidR="000D08EB" w:rsidRPr="000D08EB" w:rsidRDefault="000D08EB" w:rsidP="000D08EB">
            <w:r w:rsidRPr="000D08EB">
              <w:t>Tighten now — one sentence, closes a real ambiguity</w:t>
            </w:r>
          </w:p>
        </w:tc>
      </w:tr>
    </w:tbl>
    <w:p w14:paraId="73075B81" w14:textId="77777777" w:rsidR="000D08EB" w:rsidRPr="000D08EB" w:rsidRDefault="000D08EB" w:rsidP="000D08EB">
      <w:r w:rsidRPr="000D08EB">
        <w:t xml:space="preserve">Want me to update the </w:t>
      </w:r>
      <w:proofErr w:type="spellStart"/>
      <w:r w:rsidRPr="000D08EB">
        <w:t>OpenBrain</w:t>
      </w:r>
      <w:proofErr w:type="spellEnd"/>
      <w:r w:rsidRPr="000D08EB">
        <w:t xml:space="preserve"> capture with these two quick fixes and call v1.1 formally closed?</w:t>
      </w:r>
    </w:p>
    <w:p w14:paraId="7C4E62F0" w14:textId="77777777" w:rsidR="000D08EB" w:rsidRPr="000D08EB" w:rsidRDefault="000D08EB" w:rsidP="000D08EB">
      <w:r w:rsidRPr="000D08EB">
        <w:t xml:space="preserve">#2... Given the fact that I am the target user for this tool and I have implemented an </w:t>
      </w:r>
      <w:proofErr w:type="spellStart"/>
      <w:r w:rsidRPr="000D08EB">
        <w:t>openbrain</w:t>
      </w:r>
      <w:proofErr w:type="spellEnd"/>
      <w:r w:rsidRPr="000D08EB">
        <w:t xml:space="preserve"> in the AI tools that I use, </w:t>
      </w:r>
      <w:proofErr w:type="gramStart"/>
      <w:r w:rsidRPr="000D08EB">
        <w:t>Can</w:t>
      </w:r>
      <w:proofErr w:type="gramEnd"/>
      <w:r w:rsidRPr="000D08EB">
        <w:t xml:space="preserve"> we point to </w:t>
      </w:r>
      <w:proofErr w:type="spellStart"/>
      <w:r w:rsidRPr="000D08EB">
        <w:t>openbrain</w:t>
      </w:r>
      <w:proofErr w:type="spellEnd"/>
      <w:r w:rsidRPr="000D08EB">
        <w:t xml:space="preserve"> for examples... or </w:t>
      </w:r>
      <w:proofErr w:type="gramStart"/>
      <w:r w:rsidRPr="000D08EB">
        <w:t>we could</w:t>
      </w:r>
      <w:proofErr w:type="gramEnd"/>
      <w:r w:rsidRPr="000D08EB">
        <w:t xml:space="preserve"> create specific examples to drop into </w:t>
      </w:r>
      <w:proofErr w:type="spellStart"/>
      <w:r w:rsidRPr="000D08EB">
        <w:t>openbrain</w:t>
      </w:r>
      <w:proofErr w:type="spellEnd"/>
      <w:r w:rsidRPr="000D08EB">
        <w:t xml:space="preserve"> and then have the skill reference them?</w:t>
      </w:r>
    </w:p>
    <w:p w14:paraId="663693C9" w14:textId="77777777" w:rsidR="000D08EB" w:rsidRPr="000D08EB" w:rsidRDefault="000D08EB" w:rsidP="000D08EB">
      <w:r w:rsidRPr="000D08EB">
        <w:t>Mar 10</w:t>
      </w:r>
    </w:p>
    <w:p w14:paraId="56D076EF" w14:textId="77777777" w:rsidR="000D08EB" w:rsidRPr="000D08EB" w:rsidRDefault="000D08EB" w:rsidP="000D08EB">
      <w:r w:rsidRPr="000D08EB">
        <w:t xml:space="preserve">Weighed two </w:t>
      </w:r>
      <w:proofErr w:type="spellStart"/>
      <w:r w:rsidRPr="000D08EB">
        <w:t>OpenBrain</w:t>
      </w:r>
      <w:proofErr w:type="spellEnd"/>
      <w:r w:rsidRPr="000D08EB">
        <w:t xml:space="preserve"> integration approaches and identified hybrid option</w:t>
      </w:r>
    </w:p>
    <w:p w14:paraId="166FA4C4" w14:textId="77777777" w:rsidR="000D08EB" w:rsidRPr="000D08EB" w:rsidRDefault="000D08EB" w:rsidP="000D08EB">
      <w:r w:rsidRPr="000D08EB">
        <w:t xml:space="preserve">Weighed two </w:t>
      </w:r>
      <w:proofErr w:type="spellStart"/>
      <w:r w:rsidRPr="000D08EB">
        <w:t>OpenBrain</w:t>
      </w:r>
      <w:proofErr w:type="spellEnd"/>
      <w:r w:rsidRPr="000D08EB">
        <w:t xml:space="preserve"> integration approaches and identified hybrid option</w:t>
      </w:r>
    </w:p>
    <w:p w14:paraId="5410A2EE" w14:textId="77777777" w:rsidR="000D08EB" w:rsidRPr="000D08EB" w:rsidRDefault="000D08EB" w:rsidP="000D08EB">
      <w:r w:rsidRPr="000D08EB">
        <w:t>Both are viable — but they solve different problems. Let me lay out the tradeoff cleanly.</w:t>
      </w:r>
    </w:p>
    <w:p w14:paraId="1D47795A" w14:textId="77777777" w:rsidR="000D08EB" w:rsidRPr="000D08EB" w:rsidRDefault="00000000" w:rsidP="000D08EB">
      <w:r>
        <w:pict w14:anchorId="1E3D4F6C">
          <v:rect id="_x0000_i1063" style="width:0;height:0" o:hralign="center" o:hrstd="t" o:hr="t" fillcolor="#a0a0a0" stroked="f"/>
        </w:pict>
      </w:r>
    </w:p>
    <w:p w14:paraId="5A0732F5" w14:textId="77777777" w:rsidR="000D08EB" w:rsidRPr="000D08EB" w:rsidRDefault="000D08EB" w:rsidP="000D08EB">
      <w:r w:rsidRPr="000D08EB">
        <w:rPr>
          <w:b/>
          <w:bCs/>
        </w:rPr>
        <w:t xml:space="preserve">Option A: Point to </w:t>
      </w:r>
      <w:proofErr w:type="spellStart"/>
      <w:r w:rsidRPr="000D08EB">
        <w:rPr>
          <w:b/>
          <w:bCs/>
        </w:rPr>
        <w:t>OpenBrain</w:t>
      </w:r>
      <w:proofErr w:type="spellEnd"/>
      <w:r w:rsidRPr="000D08EB">
        <w:rPr>
          <w:b/>
          <w:bCs/>
        </w:rPr>
        <w:t xml:space="preserve"> organically</w:t>
      </w:r>
    </w:p>
    <w:p w14:paraId="613AC2DC" w14:textId="77777777" w:rsidR="000D08EB" w:rsidRPr="000D08EB" w:rsidRDefault="000D08EB" w:rsidP="000D08EB">
      <w:r w:rsidRPr="000D08EB">
        <w:t xml:space="preserve">The skill instructs the AI to search </w:t>
      </w:r>
      <w:proofErr w:type="spellStart"/>
      <w:r w:rsidRPr="000D08EB">
        <w:t>OpenBrain</w:t>
      </w:r>
      <w:proofErr w:type="spellEnd"/>
      <w:r w:rsidRPr="000D08EB">
        <w:t xml:space="preserve"> for real past examples of each behavior firing before executing. Authentic, zero extra work, and improves automatically as your usage history grows.</w:t>
      </w:r>
    </w:p>
    <w:p w14:paraId="2652544E" w14:textId="77777777" w:rsidR="000D08EB" w:rsidRPr="000D08EB" w:rsidRDefault="000D08EB" w:rsidP="000D08EB">
      <w:r w:rsidRPr="000D08EB">
        <w:t>The weakness: early on, the examples don't exist yet. A behavior that hasn't fired in a captured session can't be searched. You'd be pointing at an empty shelf for the first several weeks.</w:t>
      </w:r>
    </w:p>
    <w:p w14:paraId="3F78FAC5" w14:textId="77777777" w:rsidR="000D08EB" w:rsidRPr="000D08EB" w:rsidRDefault="00000000" w:rsidP="000D08EB">
      <w:r>
        <w:pict w14:anchorId="311C915E">
          <v:rect id="_x0000_i1064" style="width:0;height:0" o:hralign="center" o:hrstd="t" o:hr="t" fillcolor="#a0a0a0" stroked="f"/>
        </w:pict>
      </w:r>
    </w:p>
    <w:p w14:paraId="1F392784" w14:textId="77777777" w:rsidR="000D08EB" w:rsidRPr="000D08EB" w:rsidRDefault="000D08EB" w:rsidP="000D08EB">
      <w:r w:rsidRPr="000D08EB">
        <w:rPr>
          <w:b/>
          <w:bCs/>
        </w:rPr>
        <w:t xml:space="preserve">Option B: Author canonical examples, drop into </w:t>
      </w:r>
      <w:proofErr w:type="spellStart"/>
      <w:r w:rsidRPr="000D08EB">
        <w:rPr>
          <w:b/>
          <w:bCs/>
        </w:rPr>
        <w:t>OpenBrain</w:t>
      </w:r>
      <w:proofErr w:type="spellEnd"/>
      <w:r w:rsidRPr="000D08EB">
        <w:rPr>
          <w:b/>
          <w:bCs/>
        </w:rPr>
        <w:t>, skill references by tag</w:t>
      </w:r>
    </w:p>
    <w:p w14:paraId="6EADC586" w14:textId="77777777" w:rsidR="000D08EB" w:rsidRPr="000D08EB" w:rsidRDefault="000D08EB" w:rsidP="000D08EB">
      <w:r w:rsidRPr="000D08EB">
        <w:lastRenderedPageBreak/>
        <w:t>You write one clean, intentional example per behavior — what good execution looks like — tag them consistently (e.g., LENS-example), capture them as reference thoughts. The skill includes an instruction: </w:t>
      </w:r>
      <w:r w:rsidRPr="000D08EB">
        <w:rPr>
          <w:i/>
          <w:iCs/>
        </w:rPr>
        <w:t xml:space="preserve">"Before executing, search </w:t>
      </w:r>
      <w:proofErr w:type="spellStart"/>
      <w:r w:rsidRPr="000D08EB">
        <w:rPr>
          <w:i/>
          <w:iCs/>
        </w:rPr>
        <w:t>OpenBrain</w:t>
      </w:r>
      <w:proofErr w:type="spellEnd"/>
      <w:r w:rsidRPr="000D08EB">
        <w:rPr>
          <w:i/>
          <w:iCs/>
        </w:rPr>
        <w:t xml:space="preserve"> for LENS-example to retrieve canonical behavior examples."</w:t>
      </w:r>
    </w:p>
    <w:p w14:paraId="1B7F85F7" w14:textId="77777777" w:rsidR="000D08EB" w:rsidRPr="000D08EB" w:rsidRDefault="000D08EB" w:rsidP="000D08EB">
      <w:proofErr w:type="gramStart"/>
      <w:r w:rsidRPr="000D08EB">
        <w:t>The strength</w:t>
      </w:r>
      <w:proofErr w:type="gramEnd"/>
      <w:r w:rsidRPr="000D08EB">
        <w:t xml:space="preserve">: controlled, consistent, available from day one. The weakness: it's authored, not lived — the examples reflect what you imagined, not what </w:t>
      </w:r>
      <w:proofErr w:type="gramStart"/>
      <w:r w:rsidRPr="000D08EB">
        <w:t>actually worked</w:t>
      </w:r>
      <w:proofErr w:type="gramEnd"/>
      <w:r w:rsidRPr="000D08EB">
        <w:t>.</w:t>
      </w:r>
    </w:p>
    <w:p w14:paraId="064317F2" w14:textId="77777777" w:rsidR="000D08EB" w:rsidRPr="000D08EB" w:rsidRDefault="00000000" w:rsidP="000D08EB">
      <w:r>
        <w:pict w14:anchorId="3001804B">
          <v:rect id="_x0000_i1065" style="width:0;height:0" o:hralign="center" o:hrstd="t" o:hr="t" fillcolor="#a0a0a0" stroked="f"/>
        </w:pict>
      </w:r>
    </w:p>
    <w:p w14:paraId="56FA4FC4" w14:textId="77777777" w:rsidR="000D08EB" w:rsidRPr="000D08EB" w:rsidRDefault="000D08EB" w:rsidP="000D08EB">
      <w:r w:rsidRPr="000D08EB">
        <w:rPr>
          <w:b/>
          <w:bCs/>
        </w:rPr>
        <w:t>The strongest approach is a hybrid with a transition:</w:t>
      </w:r>
    </w:p>
    <w:p w14:paraId="5BD2FC86" w14:textId="77777777" w:rsidR="000D08EB" w:rsidRPr="000D08EB" w:rsidRDefault="000D08EB" w:rsidP="000D08EB">
      <w:r w:rsidRPr="000D08EB">
        <w:t xml:space="preserve">Start with Option B — author the canonical examples now while the design intent is fresh in this session. Tag them LENS-example. As real usage accumulates and better organic examples emerge in </w:t>
      </w:r>
      <w:proofErr w:type="spellStart"/>
      <w:r w:rsidRPr="000D08EB">
        <w:t>OpenBrain</w:t>
      </w:r>
      <w:proofErr w:type="spellEnd"/>
      <w:r w:rsidRPr="000D08EB">
        <w:t>, those naturally supplement or eventually replace the authored ones. The skill always searches the same tag — the content behind it matures over time without any structural change to the protocol.</w:t>
      </w:r>
    </w:p>
    <w:p w14:paraId="482E9737" w14:textId="77777777" w:rsidR="000D08EB" w:rsidRPr="000D08EB" w:rsidRDefault="00000000" w:rsidP="000D08EB">
      <w:r>
        <w:pict w14:anchorId="44A3791D">
          <v:rect id="_x0000_i1066" style="width:0;height:0" o:hralign="center" o:hrstd="t" o:hr="t" fillcolor="#a0a0a0" stroked="f"/>
        </w:pict>
      </w:r>
    </w:p>
    <w:p w14:paraId="3E6C0075" w14:textId="77777777" w:rsidR="000D08EB" w:rsidRPr="000D08EB" w:rsidRDefault="000D08EB" w:rsidP="000D08EB">
      <w:r w:rsidRPr="000D08EB">
        <w:rPr>
          <w:b/>
          <w:bCs/>
        </w:rPr>
        <w:t>My recommendation:</w:t>
      </w:r>
      <w:r w:rsidRPr="000D08EB">
        <w:t> Do Option B now, plan for organic enrichment later. We're in the right session to author the examples — the design intent is fully alive. Six months from now it won't be.</w:t>
      </w:r>
    </w:p>
    <w:p w14:paraId="505A5C6C" w14:textId="77777777" w:rsidR="000D08EB" w:rsidRPr="000D08EB" w:rsidRDefault="000D08EB" w:rsidP="000D08EB">
      <w:r w:rsidRPr="000D08EB">
        <w:t>Want to author the seven behavior examples now and capture them as a batch?</w:t>
      </w:r>
    </w:p>
    <w:p w14:paraId="359885DC" w14:textId="77777777" w:rsidR="000D08EB" w:rsidRPr="000D08EB" w:rsidRDefault="000D08EB" w:rsidP="000D08EB">
      <w:r w:rsidRPr="000D08EB">
        <w:t xml:space="preserve">I like option b with a hybrid... leaning into </w:t>
      </w:r>
      <w:proofErr w:type="spellStart"/>
      <w:r w:rsidRPr="000D08EB">
        <w:t>OpenBrain</w:t>
      </w:r>
      <w:proofErr w:type="spellEnd"/>
      <w:r w:rsidRPr="000D08EB">
        <w:t xml:space="preserve">, when the skill encounters a conversation that requires </w:t>
      </w:r>
      <w:proofErr w:type="gramStart"/>
      <w:r w:rsidRPr="000D08EB">
        <w:t>a corrective</w:t>
      </w:r>
      <w:proofErr w:type="gramEnd"/>
      <w:r w:rsidRPr="000D08EB">
        <w:t xml:space="preserve"> prompt and feedback, write and tag that into </w:t>
      </w:r>
      <w:proofErr w:type="spellStart"/>
      <w:r w:rsidRPr="000D08EB">
        <w:t>openbrain</w:t>
      </w:r>
      <w:proofErr w:type="spellEnd"/>
      <w:r w:rsidRPr="000D08EB">
        <w:t xml:space="preserve"> to continue growing my library. I could then use this data to surface common mistakes I continue to make, better thought guidance, etc. If you can't measure it, you can't improve it.</w:t>
      </w:r>
    </w:p>
    <w:p w14:paraId="37540E9B" w14:textId="77777777" w:rsidR="000D08EB" w:rsidRPr="000D08EB" w:rsidRDefault="000D08EB" w:rsidP="000D08EB">
      <w:r w:rsidRPr="000D08EB">
        <w:t>Mar 10</w:t>
      </w:r>
    </w:p>
    <w:p w14:paraId="2EC1274D" w14:textId="77777777" w:rsidR="000D08EB" w:rsidRPr="000D08EB" w:rsidRDefault="000D08EB" w:rsidP="000D08EB">
      <w:r w:rsidRPr="000D08EB">
        <w:t>Architected closed-loop learning system capturing corrective moments systematically</w:t>
      </w:r>
    </w:p>
    <w:p w14:paraId="430D8A64" w14:textId="77777777" w:rsidR="000D08EB" w:rsidRPr="000D08EB" w:rsidRDefault="000D08EB" w:rsidP="000D08EB">
      <w:r w:rsidRPr="000D08EB">
        <w:t>Architected closed-loop learning system capturing corrective moments systematically</w:t>
      </w:r>
    </w:p>
    <w:p w14:paraId="7982FADD" w14:textId="77777777" w:rsidR="000D08EB" w:rsidRPr="000D08EB" w:rsidRDefault="000D08EB" w:rsidP="000D08EB">
      <w:r w:rsidRPr="000D08EB">
        <w:t>That's the closed loop that makes the whole system self-</w:t>
      </w:r>
      <w:proofErr w:type="gramStart"/>
      <w:r w:rsidRPr="000D08EB">
        <w:t>improving</w:t>
      </w:r>
      <w:proofErr w:type="gramEnd"/>
      <w:r w:rsidRPr="000D08EB">
        <w:t>. Let me name the architecture clearly before we capture it.</w:t>
      </w:r>
    </w:p>
    <w:p w14:paraId="30DED6A3" w14:textId="77777777" w:rsidR="000D08EB" w:rsidRPr="000D08EB" w:rsidRDefault="00000000" w:rsidP="000D08EB">
      <w:r>
        <w:pict w14:anchorId="4E6A2C65">
          <v:rect id="_x0000_i1067" style="width:0;height:0" o:hralign="center" o:hrstd="t" o:hr="t" fillcolor="#a0a0a0" stroked="f"/>
        </w:pict>
      </w:r>
    </w:p>
    <w:p w14:paraId="6FDD09D9" w14:textId="77777777" w:rsidR="000D08EB" w:rsidRPr="000D08EB" w:rsidRDefault="000D08EB" w:rsidP="000D08EB">
      <w:r w:rsidRPr="000D08EB">
        <w:rPr>
          <w:b/>
          <w:bCs/>
        </w:rPr>
        <w:t>What you just designed:</w:t>
      </w:r>
    </w:p>
    <w:p w14:paraId="0DCFB37C" w14:textId="77777777" w:rsidR="000D08EB" w:rsidRPr="000D08EB" w:rsidRDefault="000D08EB" w:rsidP="000D08EB">
      <w:r w:rsidRPr="000D08EB">
        <w:t xml:space="preserve">Three distinct </w:t>
      </w:r>
      <w:proofErr w:type="spellStart"/>
      <w:r w:rsidRPr="000D08EB">
        <w:t>OpenBrain</w:t>
      </w:r>
      <w:proofErr w:type="spellEnd"/>
      <w:r w:rsidRPr="000D08EB">
        <w:t xml:space="preserve"> thought types, all searchable by tag: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8"/>
        <w:gridCol w:w="4934"/>
        <w:gridCol w:w="3092"/>
      </w:tblGrid>
      <w:tr w:rsidR="000D08EB" w:rsidRPr="000D08EB" w14:paraId="5A63052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4255404" w14:textId="77777777" w:rsidR="000D08EB" w:rsidRPr="000D08EB" w:rsidRDefault="000D08EB" w:rsidP="000D08EB">
            <w:pPr>
              <w:rPr>
                <w:b/>
                <w:bCs/>
              </w:rPr>
            </w:pPr>
            <w:r w:rsidRPr="000D08EB">
              <w:rPr>
                <w:b/>
                <w:bCs/>
              </w:rPr>
              <w:lastRenderedPageBreak/>
              <w:t>Tag</w:t>
            </w:r>
          </w:p>
        </w:tc>
        <w:tc>
          <w:tcPr>
            <w:tcW w:w="0" w:type="auto"/>
            <w:tcBorders>
              <w:top w:val="single" w:sz="2" w:space="0" w:color="auto"/>
              <w:left w:val="single" w:sz="2" w:space="0" w:color="auto"/>
              <w:bottom w:val="single" w:sz="2" w:space="0" w:color="auto"/>
              <w:right w:val="single" w:sz="2" w:space="0" w:color="auto"/>
            </w:tcBorders>
            <w:hideMark/>
          </w:tcPr>
          <w:p w14:paraId="57151197" w14:textId="77777777" w:rsidR="000D08EB" w:rsidRPr="000D08EB" w:rsidRDefault="000D08EB" w:rsidP="000D08EB">
            <w:pPr>
              <w:rPr>
                <w:b/>
                <w:bCs/>
              </w:rPr>
            </w:pPr>
            <w:r w:rsidRPr="000D08EB">
              <w:rPr>
                <w:b/>
                <w:bCs/>
              </w:rPr>
              <w:t>What it contains</w:t>
            </w:r>
          </w:p>
        </w:tc>
        <w:tc>
          <w:tcPr>
            <w:tcW w:w="0" w:type="auto"/>
            <w:tcBorders>
              <w:top w:val="single" w:sz="2" w:space="0" w:color="auto"/>
              <w:left w:val="single" w:sz="2" w:space="0" w:color="auto"/>
              <w:bottom w:val="single" w:sz="2" w:space="0" w:color="auto"/>
              <w:right w:val="single" w:sz="2" w:space="0" w:color="auto"/>
            </w:tcBorders>
            <w:hideMark/>
          </w:tcPr>
          <w:p w14:paraId="5E50BCAC" w14:textId="77777777" w:rsidR="000D08EB" w:rsidRPr="000D08EB" w:rsidRDefault="000D08EB" w:rsidP="000D08EB">
            <w:pPr>
              <w:rPr>
                <w:b/>
                <w:bCs/>
              </w:rPr>
            </w:pPr>
            <w:r w:rsidRPr="000D08EB">
              <w:rPr>
                <w:b/>
                <w:bCs/>
              </w:rPr>
              <w:t>Written by</w:t>
            </w:r>
          </w:p>
        </w:tc>
      </w:tr>
      <w:tr w:rsidR="000D08EB" w:rsidRPr="000D08EB" w14:paraId="46031A99" w14:textId="77777777">
        <w:tc>
          <w:tcPr>
            <w:tcW w:w="0" w:type="auto"/>
            <w:tcBorders>
              <w:top w:val="single" w:sz="2" w:space="0" w:color="auto"/>
              <w:left w:val="single" w:sz="2" w:space="0" w:color="auto"/>
              <w:bottom w:val="single" w:sz="2" w:space="0" w:color="auto"/>
              <w:right w:val="single" w:sz="2" w:space="0" w:color="auto"/>
            </w:tcBorders>
            <w:hideMark/>
          </w:tcPr>
          <w:p w14:paraId="23C87305" w14:textId="77777777" w:rsidR="000D08EB" w:rsidRPr="000D08EB" w:rsidRDefault="000D08EB" w:rsidP="000D08EB">
            <w:r w:rsidRPr="000D08EB">
              <w:t>LENS-example</w:t>
            </w:r>
          </w:p>
        </w:tc>
        <w:tc>
          <w:tcPr>
            <w:tcW w:w="0" w:type="auto"/>
            <w:tcBorders>
              <w:top w:val="single" w:sz="2" w:space="0" w:color="auto"/>
              <w:left w:val="single" w:sz="2" w:space="0" w:color="auto"/>
              <w:bottom w:val="single" w:sz="2" w:space="0" w:color="auto"/>
              <w:right w:val="single" w:sz="2" w:space="0" w:color="auto"/>
            </w:tcBorders>
            <w:hideMark/>
          </w:tcPr>
          <w:p w14:paraId="5BF14ADA" w14:textId="77777777" w:rsidR="000D08EB" w:rsidRPr="000D08EB" w:rsidRDefault="000D08EB" w:rsidP="000D08EB">
            <w:r w:rsidRPr="000D08EB">
              <w:t>Canonical authored examples — what good execution looks like per behavior</w:t>
            </w:r>
          </w:p>
        </w:tc>
        <w:tc>
          <w:tcPr>
            <w:tcW w:w="0" w:type="auto"/>
            <w:tcBorders>
              <w:top w:val="single" w:sz="2" w:space="0" w:color="auto"/>
              <w:left w:val="single" w:sz="2" w:space="0" w:color="auto"/>
              <w:bottom w:val="single" w:sz="2" w:space="0" w:color="auto"/>
              <w:right w:val="single" w:sz="2" w:space="0" w:color="auto"/>
            </w:tcBorders>
            <w:hideMark/>
          </w:tcPr>
          <w:p w14:paraId="52D16456" w14:textId="77777777" w:rsidR="000D08EB" w:rsidRPr="000D08EB" w:rsidRDefault="000D08EB" w:rsidP="000D08EB">
            <w:r w:rsidRPr="000D08EB">
              <w:t>You, now, intentionally</w:t>
            </w:r>
          </w:p>
        </w:tc>
      </w:tr>
      <w:tr w:rsidR="000D08EB" w:rsidRPr="000D08EB" w14:paraId="739F9A2A" w14:textId="77777777">
        <w:tc>
          <w:tcPr>
            <w:tcW w:w="0" w:type="auto"/>
            <w:tcBorders>
              <w:top w:val="single" w:sz="2" w:space="0" w:color="auto"/>
              <w:left w:val="single" w:sz="2" w:space="0" w:color="auto"/>
              <w:bottom w:val="single" w:sz="2" w:space="0" w:color="auto"/>
              <w:right w:val="single" w:sz="2" w:space="0" w:color="auto"/>
            </w:tcBorders>
            <w:hideMark/>
          </w:tcPr>
          <w:p w14:paraId="002033E1" w14:textId="77777777" w:rsidR="000D08EB" w:rsidRPr="000D08EB" w:rsidRDefault="000D08EB" w:rsidP="000D08EB">
            <w:r w:rsidRPr="000D08EB">
              <w:t>LENS-correction</w:t>
            </w:r>
          </w:p>
        </w:tc>
        <w:tc>
          <w:tcPr>
            <w:tcW w:w="0" w:type="auto"/>
            <w:tcBorders>
              <w:top w:val="single" w:sz="2" w:space="0" w:color="auto"/>
              <w:left w:val="single" w:sz="2" w:space="0" w:color="auto"/>
              <w:bottom w:val="single" w:sz="2" w:space="0" w:color="auto"/>
              <w:right w:val="single" w:sz="2" w:space="0" w:color="auto"/>
            </w:tcBorders>
            <w:hideMark/>
          </w:tcPr>
          <w:p w14:paraId="6E72FF79" w14:textId="77777777" w:rsidR="000D08EB" w:rsidRPr="000D08EB" w:rsidRDefault="000D08EB" w:rsidP="000D08EB">
            <w:r w:rsidRPr="000D08EB">
              <w:t>Real corrective moments — prompt failed, feedback given, what was wrong and why</w:t>
            </w:r>
          </w:p>
        </w:tc>
        <w:tc>
          <w:tcPr>
            <w:tcW w:w="0" w:type="auto"/>
            <w:tcBorders>
              <w:top w:val="single" w:sz="2" w:space="0" w:color="auto"/>
              <w:left w:val="single" w:sz="2" w:space="0" w:color="auto"/>
              <w:bottom w:val="single" w:sz="2" w:space="0" w:color="auto"/>
              <w:right w:val="single" w:sz="2" w:space="0" w:color="auto"/>
            </w:tcBorders>
            <w:hideMark/>
          </w:tcPr>
          <w:p w14:paraId="4CBFC2C3" w14:textId="77777777" w:rsidR="000D08EB" w:rsidRPr="000D08EB" w:rsidRDefault="000D08EB" w:rsidP="000D08EB">
            <w:r w:rsidRPr="000D08EB">
              <w:t xml:space="preserve">AI, automatically, </w:t>
            </w:r>
            <w:proofErr w:type="gramStart"/>
            <w:r w:rsidRPr="000D08EB">
              <w:t>at the moment</w:t>
            </w:r>
            <w:proofErr w:type="gramEnd"/>
            <w:r w:rsidRPr="000D08EB">
              <w:t xml:space="preserve"> it happens</w:t>
            </w:r>
          </w:p>
        </w:tc>
      </w:tr>
      <w:tr w:rsidR="000D08EB" w:rsidRPr="000D08EB" w14:paraId="79946CF3" w14:textId="77777777">
        <w:tc>
          <w:tcPr>
            <w:tcW w:w="0" w:type="auto"/>
            <w:tcBorders>
              <w:top w:val="single" w:sz="2" w:space="0" w:color="auto"/>
              <w:left w:val="single" w:sz="2" w:space="0" w:color="auto"/>
              <w:bottom w:val="single" w:sz="2" w:space="0" w:color="auto"/>
              <w:right w:val="single" w:sz="2" w:space="0" w:color="auto"/>
            </w:tcBorders>
            <w:hideMark/>
          </w:tcPr>
          <w:p w14:paraId="4CEA299B" w14:textId="77777777" w:rsidR="000D08EB" w:rsidRPr="000D08EB" w:rsidRDefault="000D08EB" w:rsidP="000D08EB">
            <w:r w:rsidRPr="000D08EB">
              <w:t>LENS-pattern</w:t>
            </w:r>
          </w:p>
        </w:tc>
        <w:tc>
          <w:tcPr>
            <w:tcW w:w="0" w:type="auto"/>
            <w:tcBorders>
              <w:top w:val="single" w:sz="2" w:space="0" w:color="auto"/>
              <w:left w:val="single" w:sz="2" w:space="0" w:color="auto"/>
              <w:bottom w:val="single" w:sz="2" w:space="0" w:color="auto"/>
              <w:right w:val="single" w:sz="2" w:space="0" w:color="auto"/>
            </w:tcBorders>
            <w:hideMark/>
          </w:tcPr>
          <w:p w14:paraId="4E4AEBF6" w14:textId="77777777" w:rsidR="000D08EB" w:rsidRPr="000D08EB" w:rsidRDefault="000D08EB" w:rsidP="000D08EB">
            <w:r w:rsidRPr="000D08EB">
              <w:t>Synthesized observations — recurring mistakes, emerging themes across corrections</w:t>
            </w:r>
          </w:p>
        </w:tc>
        <w:tc>
          <w:tcPr>
            <w:tcW w:w="0" w:type="auto"/>
            <w:tcBorders>
              <w:top w:val="single" w:sz="2" w:space="0" w:color="auto"/>
              <w:left w:val="single" w:sz="2" w:space="0" w:color="auto"/>
              <w:bottom w:val="single" w:sz="2" w:space="0" w:color="auto"/>
              <w:right w:val="single" w:sz="2" w:space="0" w:color="auto"/>
            </w:tcBorders>
            <w:hideMark/>
          </w:tcPr>
          <w:p w14:paraId="2B4B0F3D" w14:textId="77777777" w:rsidR="000D08EB" w:rsidRPr="000D08EB" w:rsidRDefault="000D08EB" w:rsidP="000D08EB">
            <w:r w:rsidRPr="000D08EB">
              <w:t>AI, periodically, when a pattern becomes visible</w:t>
            </w:r>
          </w:p>
        </w:tc>
      </w:tr>
    </w:tbl>
    <w:p w14:paraId="4E24A5A8" w14:textId="77777777" w:rsidR="000D08EB" w:rsidRPr="000D08EB" w:rsidRDefault="000D08EB" w:rsidP="000D08EB">
      <w:r w:rsidRPr="000D08EB">
        <w:t xml:space="preserve">The skill instruction would </w:t>
      </w:r>
      <w:proofErr w:type="gramStart"/>
      <w:r w:rsidRPr="000D08EB">
        <w:t>be:</w:t>
      </w:r>
      <w:proofErr w:type="gramEnd"/>
      <w:r w:rsidRPr="000D08EB">
        <w:t> </w:t>
      </w:r>
      <w:r w:rsidRPr="000D08EB">
        <w:rPr>
          <w:i/>
          <w:iCs/>
        </w:rPr>
        <w:t>search LENS-example before executing for reference, search LENS-correction when a corrective moment occurs and capture it immediately with that tag, and surface LENS-pattern thoughts proactively when asked for a prompting skill review.</w:t>
      </w:r>
    </w:p>
    <w:p w14:paraId="6EF3EFC7" w14:textId="77777777" w:rsidR="000D08EB" w:rsidRPr="000D08EB" w:rsidRDefault="000D08EB" w:rsidP="000D08EB">
      <w:r w:rsidRPr="000D08EB">
        <w:t xml:space="preserve">The measurement layer you're describing isn't just logging — it's a feedback loop that gets more valuable the longer you use it. Month one you have examples. Month three you have corrections. Month six you have patterns. That's a prompting skill development trajectory you can </w:t>
      </w:r>
      <w:proofErr w:type="gramStart"/>
      <w:r w:rsidRPr="000D08EB">
        <w:t>actually see</w:t>
      </w:r>
      <w:proofErr w:type="gramEnd"/>
      <w:r w:rsidRPr="000D08EB">
        <w:t xml:space="preserve"> and act on.</w:t>
      </w:r>
    </w:p>
    <w:p w14:paraId="1F4285A7" w14:textId="77777777" w:rsidR="000D08EB" w:rsidRPr="000D08EB" w:rsidRDefault="00000000" w:rsidP="000D08EB">
      <w:r>
        <w:pict w14:anchorId="5A35F6E1">
          <v:rect id="_x0000_i1068" style="width:0;height:0" o:hralign="center" o:hrstd="t" o:hr="t" fillcolor="#a0a0a0" stroked="f"/>
        </w:pict>
      </w:r>
    </w:p>
    <w:p w14:paraId="560E21EC" w14:textId="77777777" w:rsidR="000D08EB" w:rsidRPr="000D08EB" w:rsidRDefault="000D08EB" w:rsidP="000D08EB">
      <w:r w:rsidRPr="000D08EB">
        <w:t>Capturing the full architecture now before we lose it.</w:t>
      </w:r>
    </w:p>
    <w:p w14:paraId="773834CC" w14:textId="77777777" w:rsidR="000D08EB" w:rsidRPr="000D08EB" w:rsidRDefault="000D08EB" w:rsidP="000D08EB">
      <w:r w:rsidRPr="000D08EB">
        <w:t>Capture thought</w:t>
      </w:r>
    </w:p>
    <w:p w14:paraId="424E5CB0" w14:textId="77777777" w:rsidR="000D08EB" w:rsidRPr="000D08EB" w:rsidRDefault="000D08EB" w:rsidP="000D08EB">
      <w:r w:rsidRPr="000D08EB">
        <w:t>Capture thought</w:t>
      </w:r>
    </w:p>
    <w:p w14:paraId="5346990A" w14:textId="77777777" w:rsidR="000D08EB" w:rsidRPr="000D08EB" w:rsidRDefault="000D08EB" w:rsidP="000D08EB">
      <w:r w:rsidRPr="000D08EB">
        <w:t>Locked in. Three things flow from this:</w:t>
      </w:r>
    </w:p>
    <w:p w14:paraId="5669EAF3" w14:textId="77777777" w:rsidR="000D08EB" w:rsidRPr="000D08EB" w:rsidRDefault="000D08EB" w:rsidP="000D08EB">
      <w:pPr>
        <w:numPr>
          <w:ilvl w:val="0"/>
          <w:numId w:val="16"/>
        </w:numPr>
      </w:pPr>
      <w:r w:rsidRPr="000D08EB">
        <w:rPr>
          <w:b/>
          <w:bCs/>
        </w:rPr>
        <w:t>Author the seven LENS-example thoughts</w:t>
      </w:r>
      <w:r w:rsidRPr="000D08EB">
        <w:t> — one per behavior, intentional, canonical. Best done in this session while design intent is fully alive.</w:t>
      </w:r>
    </w:p>
    <w:p w14:paraId="38674FB5" w14:textId="77777777" w:rsidR="000D08EB" w:rsidRPr="000D08EB" w:rsidRDefault="000D08EB" w:rsidP="000D08EB">
      <w:pPr>
        <w:numPr>
          <w:ilvl w:val="0"/>
          <w:numId w:val="16"/>
        </w:numPr>
      </w:pPr>
      <w:r w:rsidRPr="000D08EB">
        <w:rPr>
          <w:b/>
          <w:bCs/>
        </w:rPr>
        <w:t xml:space="preserve">Update the LENS v1.1 </w:t>
      </w:r>
      <w:proofErr w:type="spellStart"/>
      <w:r w:rsidRPr="000D08EB">
        <w:rPr>
          <w:b/>
          <w:bCs/>
        </w:rPr>
        <w:t>OpenBrain</w:t>
      </w:r>
      <w:proofErr w:type="spellEnd"/>
      <w:r w:rsidRPr="000D08EB">
        <w:rPr>
          <w:b/>
          <w:bCs/>
        </w:rPr>
        <w:t xml:space="preserve"> reference</w:t>
      </w:r>
      <w:r w:rsidRPr="000D08EB">
        <w:t> to include the three-tag instruction so any AI executing the protocol knows the loop automatically.</w:t>
      </w:r>
    </w:p>
    <w:p w14:paraId="6E69AE04" w14:textId="77777777" w:rsidR="000D08EB" w:rsidRPr="000D08EB" w:rsidRDefault="000D08EB" w:rsidP="000D08EB">
      <w:pPr>
        <w:numPr>
          <w:ilvl w:val="0"/>
          <w:numId w:val="16"/>
        </w:numPr>
      </w:pPr>
      <w:r w:rsidRPr="000D08EB">
        <w:rPr>
          <w:b/>
          <w:bCs/>
        </w:rPr>
        <w:t>The worked examples CI item is now fully resolved</w:t>
      </w:r>
      <w:r w:rsidRPr="000D08EB">
        <w:t xml:space="preserve"> — not deferred, not dropped, but elegantly solved. The examples live in </w:t>
      </w:r>
      <w:proofErr w:type="spellStart"/>
      <w:r w:rsidRPr="000D08EB">
        <w:t>OpenBrain</w:t>
      </w:r>
      <w:proofErr w:type="spellEnd"/>
      <w:r w:rsidRPr="000D08EB">
        <w:t xml:space="preserve"> where they can grow, not hardcoded in the protocol where they'd go stale.</w:t>
      </w:r>
    </w:p>
    <w:p w14:paraId="6745B26E" w14:textId="77777777" w:rsidR="000D08EB" w:rsidRPr="000D08EB" w:rsidRDefault="000D08EB" w:rsidP="000D08EB">
      <w:r w:rsidRPr="000D08EB">
        <w:t>Want to author the seven LENS-example thoughts now?</w:t>
      </w:r>
    </w:p>
    <w:p w14:paraId="77DB2436" w14:textId="77777777" w:rsidR="000D08EB" w:rsidRPr="000D08EB" w:rsidRDefault="000D08EB" w:rsidP="000D08EB">
      <w:r w:rsidRPr="000D08EB">
        <w:t xml:space="preserve">Please capture another thought tagged to my next LinkedIn article that I want to publish. This thought is around the fact that much focus is around improving model </w:t>
      </w:r>
      <w:proofErr w:type="gramStart"/>
      <w:r w:rsidRPr="000D08EB">
        <w:t>output</w:t>
      </w:r>
      <w:proofErr w:type="gramEnd"/>
      <w:r w:rsidRPr="000D08EB">
        <w:t xml:space="preserve"> but I created a skill to help me improve how I use these new tools.</w:t>
      </w:r>
    </w:p>
    <w:p w14:paraId="2D092E4B" w14:textId="77777777" w:rsidR="000D08EB" w:rsidRPr="000D08EB" w:rsidRDefault="000D08EB" w:rsidP="000D08EB">
      <w:r w:rsidRPr="000D08EB">
        <w:t>Mar 10</w:t>
      </w:r>
    </w:p>
    <w:p w14:paraId="5441C4B1" w14:textId="77777777" w:rsidR="000D08EB" w:rsidRPr="000D08EB" w:rsidRDefault="000D08EB" w:rsidP="000D08EB">
      <w:r w:rsidRPr="000D08EB">
        <w:lastRenderedPageBreak/>
        <w:t>Synthesized user skill development over model optimization focus</w:t>
      </w:r>
    </w:p>
    <w:p w14:paraId="7A23A525" w14:textId="77777777" w:rsidR="000D08EB" w:rsidRPr="000D08EB" w:rsidRDefault="000D08EB" w:rsidP="000D08EB">
      <w:r w:rsidRPr="000D08EB">
        <w:t>Synthesized user skill development over model optimization focus</w:t>
      </w:r>
    </w:p>
    <w:p w14:paraId="44837D65" w14:textId="77777777" w:rsidR="000D08EB" w:rsidRPr="000D08EB" w:rsidRDefault="000D08EB" w:rsidP="000D08EB">
      <w:r w:rsidRPr="000D08EB">
        <w:t>Captured and tagged LinkedIn-article for easy retrieval when you're ready to write it.</w:t>
      </w:r>
    </w:p>
    <w:p w14:paraId="036E5666" w14:textId="77777777" w:rsidR="000D08EB" w:rsidRPr="000D08EB" w:rsidRDefault="000D08EB" w:rsidP="000D08EB">
      <w:r w:rsidRPr="000D08EB">
        <w:t xml:space="preserve">One observation worth naming: this article writes itself from the session we just had. The arc is already </w:t>
      </w:r>
      <w:proofErr w:type="gramStart"/>
      <w:r w:rsidRPr="000D08EB">
        <w:t>here — you</w:t>
      </w:r>
      <w:proofErr w:type="gramEnd"/>
      <w:r w:rsidRPr="000D08EB">
        <w:t xml:space="preserve"> identified the gap, built the protocol across three AI clients, ran a CI pass, designed a self-improving correction library, and made a deliberate scoping decision grounded in a clear philosophy. That's not a thought leadership post about AI trends — it's a case study with a point of view. That's the kind of content that </w:t>
      </w:r>
      <w:proofErr w:type="gramStart"/>
      <w:r w:rsidRPr="000D08EB">
        <w:t>actually lands</w:t>
      </w:r>
      <w:proofErr w:type="gramEnd"/>
      <w:r w:rsidRPr="000D08EB">
        <w:t xml:space="preserve"> on LinkedIn.</w:t>
      </w:r>
    </w:p>
    <w:p w14:paraId="3AF53E34" w14:textId="77777777" w:rsidR="000D08EB" w:rsidRPr="000D08EB" w:rsidRDefault="000D08EB" w:rsidP="000D08EB">
      <w:r w:rsidRPr="000D08EB">
        <w:t xml:space="preserve">When you're ready to draft it, pull LinkedIn-article and LENS-example from </w:t>
      </w:r>
      <w:proofErr w:type="spellStart"/>
      <w:r w:rsidRPr="000D08EB">
        <w:t>OpenBrain</w:t>
      </w:r>
      <w:proofErr w:type="spellEnd"/>
      <w:r w:rsidRPr="000D08EB">
        <w:t xml:space="preserve"> and the through-line will be right there.</w:t>
      </w:r>
    </w:p>
    <w:p w14:paraId="6D601EBD" w14:textId="77777777" w:rsidR="000D08EB" w:rsidRPr="000D08EB" w:rsidRDefault="000D08EB" w:rsidP="000D08EB">
      <w:r w:rsidRPr="000D08EB">
        <w:t>Great!</w:t>
      </w:r>
    </w:p>
    <w:p w14:paraId="1B882E4D" w14:textId="77777777" w:rsidR="000D08EB" w:rsidRPr="000D08EB" w:rsidRDefault="000D08EB" w:rsidP="000D08EB">
      <w:r w:rsidRPr="000D08EB">
        <w:t>Mar 10</w:t>
      </w:r>
    </w:p>
    <w:p w14:paraId="5264FA57" w14:textId="77777777" w:rsidR="000D08EB" w:rsidRPr="000D08EB" w:rsidRDefault="000D08EB" w:rsidP="000D08EB">
      <w:r w:rsidRPr="000D08EB">
        <w:t>Synthesized session closure and positive affirmation</w:t>
      </w:r>
    </w:p>
    <w:p w14:paraId="06E4C88E" w14:textId="77777777" w:rsidR="000D08EB" w:rsidRPr="000D08EB" w:rsidRDefault="000D08EB" w:rsidP="000D08EB">
      <w:r w:rsidRPr="000D08EB">
        <w:t>Synthesized session closure and positive affirmation</w:t>
      </w:r>
    </w:p>
    <w:p w14:paraId="11EEA71C" w14:textId="77777777" w:rsidR="000D08EB" w:rsidRPr="000D08EB" w:rsidRDefault="000D08EB" w:rsidP="000D08EB">
      <w:r w:rsidRPr="000D08EB">
        <w:t>Solid session. Let me do a quick continuity capture before context gets heavy.</w:t>
      </w:r>
    </w:p>
    <w:p w14:paraId="0B8DA781" w14:textId="77777777" w:rsidR="000D08EB" w:rsidRPr="000D08EB" w:rsidRDefault="000D08EB" w:rsidP="000D08EB">
      <w:r w:rsidRPr="000D08EB">
        <w:t>Capture thought</w:t>
      </w:r>
    </w:p>
    <w:p w14:paraId="545FBA88" w14:textId="77777777" w:rsidR="000D08EB" w:rsidRPr="000D08EB" w:rsidRDefault="000D08EB" w:rsidP="000D08EB">
      <w:r w:rsidRPr="000D08EB">
        <w:t>Capture thought</w:t>
      </w:r>
    </w:p>
    <w:p w14:paraId="7783D5DC" w14:textId="77777777" w:rsidR="000D08EB" w:rsidRPr="000D08EB" w:rsidRDefault="000D08EB" w:rsidP="000D08EB">
      <w:r w:rsidRPr="000D08EB">
        <w:t>Captured. You're in good shape — all decisions made, no loose threads, clear next actions when you pick this back up.</w:t>
      </w:r>
    </w:p>
    <w:p w14:paraId="17B04CB0" w14:textId="77777777" w:rsidR="000D08EB" w:rsidRPr="000D08EB" w:rsidRDefault="000D08EB" w:rsidP="000D08EB">
      <w:r w:rsidRPr="000D08EB">
        <w:t>Next natural session: author the seven LENS-example thoughts and close out v1.1. That's the last piece before LENS is fully operational.</w:t>
      </w:r>
    </w:p>
    <w:p w14:paraId="617AC7D7" w14:textId="77777777" w:rsidR="000D08EB" w:rsidRPr="000D08EB" w:rsidRDefault="000D08EB" w:rsidP="000D08EB">
      <w:proofErr w:type="gramStart"/>
      <w:r w:rsidRPr="000D08EB">
        <w:t>thanks</w:t>
      </w:r>
      <w:proofErr w:type="gramEnd"/>
      <w:r w:rsidRPr="000D08EB">
        <w:t xml:space="preserve"> for </w:t>
      </w:r>
      <w:proofErr w:type="spellStart"/>
      <w:r w:rsidRPr="000D08EB">
        <w:t>rembering</w:t>
      </w:r>
      <w:proofErr w:type="spellEnd"/>
      <w:r w:rsidRPr="000D08EB">
        <w:t>. Is this a good time to start a new chat and context window?</w:t>
      </w:r>
    </w:p>
    <w:p w14:paraId="41B26897" w14:textId="77777777" w:rsidR="00CF1828" w:rsidRPr="000D08EB" w:rsidRDefault="00CF1828" w:rsidP="000D08EB"/>
    <w:sectPr w:rsidR="00CF1828" w:rsidRPr="000D0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020"/>
    <w:multiLevelType w:val="multilevel"/>
    <w:tmpl w:val="56D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90FA6"/>
    <w:multiLevelType w:val="multilevel"/>
    <w:tmpl w:val="F4922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110EC7"/>
    <w:multiLevelType w:val="multilevel"/>
    <w:tmpl w:val="275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337D99"/>
    <w:multiLevelType w:val="multilevel"/>
    <w:tmpl w:val="4EEC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E2708"/>
    <w:multiLevelType w:val="multilevel"/>
    <w:tmpl w:val="184A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F1082"/>
    <w:multiLevelType w:val="multilevel"/>
    <w:tmpl w:val="1AA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A50D32"/>
    <w:multiLevelType w:val="multilevel"/>
    <w:tmpl w:val="ECE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17736"/>
    <w:multiLevelType w:val="multilevel"/>
    <w:tmpl w:val="63E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D2F78"/>
    <w:multiLevelType w:val="multilevel"/>
    <w:tmpl w:val="AF9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31F09"/>
    <w:multiLevelType w:val="multilevel"/>
    <w:tmpl w:val="954C0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0758DF"/>
    <w:multiLevelType w:val="multilevel"/>
    <w:tmpl w:val="4996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2640A7"/>
    <w:multiLevelType w:val="multilevel"/>
    <w:tmpl w:val="21A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42DE5"/>
    <w:multiLevelType w:val="multilevel"/>
    <w:tmpl w:val="D88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F73F0E"/>
    <w:multiLevelType w:val="multilevel"/>
    <w:tmpl w:val="7C64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023A6A"/>
    <w:multiLevelType w:val="multilevel"/>
    <w:tmpl w:val="474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0629F3"/>
    <w:multiLevelType w:val="multilevel"/>
    <w:tmpl w:val="0A8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4228F"/>
    <w:multiLevelType w:val="multilevel"/>
    <w:tmpl w:val="F23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395504"/>
    <w:multiLevelType w:val="multilevel"/>
    <w:tmpl w:val="A46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678E6"/>
    <w:multiLevelType w:val="multilevel"/>
    <w:tmpl w:val="C6D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8312B6"/>
    <w:multiLevelType w:val="multilevel"/>
    <w:tmpl w:val="2D2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C0EAA"/>
    <w:multiLevelType w:val="multilevel"/>
    <w:tmpl w:val="A470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B42DB0"/>
    <w:multiLevelType w:val="multilevel"/>
    <w:tmpl w:val="D12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626D27"/>
    <w:multiLevelType w:val="multilevel"/>
    <w:tmpl w:val="89A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C19D6"/>
    <w:multiLevelType w:val="multilevel"/>
    <w:tmpl w:val="B10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81A33"/>
    <w:multiLevelType w:val="multilevel"/>
    <w:tmpl w:val="96B0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046773">
    <w:abstractNumId w:val="20"/>
  </w:num>
  <w:num w:numId="2" w16cid:durableId="28730405">
    <w:abstractNumId w:val="14"/>
  </w:num>
  <w:num w:numId="3" w16cid:durableId="524320653">
    <w:abstractNumId w:val="3"/>
  </w:num>
  <w:num w:numId="4" w16cid:durableId="230237017">
    <w:abstractNumId w:val="5"/>
  </w:num>
  <w:num w:numId="5" w16cid:durableId="1136407206">
    <w:abstractNumId w:val="10"/>
  </w:num>
  <w:num w:numId="6" w16cid:durableId="951329195">
    <w:abstractNumId w:val="9"/>
  </w:num>
  <w:num w:numId="7" w16cid:durableId="1611667574">
    <w:abstractNumId w:val="18"/>
  </w:num>
  <w:num w:numId="8" w16cid:durableId="2006586419">
    <w:abstractNumId w:val="2"/>
  </w:num>
  <w:num w:numId="9" w16cid:durableId="895626490">
    <w:abstractNumId w:val="6"/>
  </w:num>
  <w:num w:numId="10" w16cid:durableId="2126270352">
    <w:abstractNumId w:val="21"/>
  </w:num>
  <w:num w:numId="11" w16cid:durableId="1882286511">
    <w:abstractNumId w:val="24"/>
  </w:num>
  <w:num w:numId="12" w16cid:durableId="316031508">
    <w:abstractNumId w:val="4"/>
  </w:num>
  <w:num w:numId="13" w16cid:durableId="1171871733">
    <w:abstractNumId w:val="12"/>
  </w:num>
  <w:num w:numId="14" w16cid:durableId="908150149">
    <w:abstractNumId w:val="1"/>
  </w:num>
  <w:num w:numId="15" w16cid:durableId="519592281">
    <w:abstractNumId w:val="16"/>
  </w:num>
  <w:num w:numId="16" w16cid:durableId="1057314466">
    <w:abstractNumId w:val="13"/>
  </w:num>
  <w:num w:numId="17" w16cid:durableId="1103263720">
    <w:abstractNumId w:val="0"/>
  </w:num>
  <w:num w:numId="18" w16cid:durableId="30811269">
    <w:abstractNumId w:val="17"/>
  </w:num>
  <w:num w:numId="19" w16cid:durableId="1785735116">
    <w:abstractNumId w:val="8"/>
  </w:num>
  <w:num w:numId="20" w16cid:durableId="1774978637">
    <w:abstractNumId w:val="22"/>
  </w:num>
  <w:num w:numId="21" w16cid:durableId="399520170">
    <w:abstractNumId w:val="19"/>
  </w:num>
  <w:num w:numId="22" w16cid:durableId="657881264">
    <w:abstractNumId w:val="23"/>
  </w:num>
  <w:num w:numId="23" w16cid:durableId="243031524">
    <w:abstractNumId w:val="11"/>
  </w:num>
  <w:num w:numId="24" w16cid:durableId="686445611">
    <w:abstractNumId w:val="15"/>
  </w:num>
  <w:num w:numId="25" w16cid:durableId="1367170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EB"/>
    <w:rsid w:val="000D08EB"/>
    <w:rsid w:val="00223231"/>
    <w:rsid w:val="002A08E1"/>
    <w:rsid w:val="00564D7B"/>
    <w:rsid w:val="007C631E"/>
    <w:rsid w:val="00854291"/>
    <w:rsid w:val="008D2741"/>
    <w:rsid w:val="00A83F36"/>
    <w:rsid w:val="00B7675A"/>
    <w:rsid w:val="00BF1B63"/>
    <w:rsid w:val="00C32475"/>
    <w:rsid w:val="00CF1828"/>
    <w:rsid w:val="00D34827"/>
    <w:rsid w:val="00F23694"/>
    <w:rsid w:val="00FF2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6396"/>
  <w15:chartTrackingRefBased/>
  <w15:docId w15:val="{EE92BD13-A6AC-4791-B98E-8D8ECCA2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EB"/>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0D0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EB"/>
    <w:rPr>
      <w:rFonts w:eastAsiaTheme="majorEastAsia" w:cstheme="majorBidi"/>
      <w:color w:val="272727" w:themeColor="text1" w:themeTint="D8"/>
    </w:rPr>
  </w:style>
  <w:style w:type="paragraph" w:styleId="Title">
    <w:name w:val="Title"/>
    <w:basedOn w:val="Normal"/>
    <w:next w:val="Normal"/>
    <w:link w:val="TitleChar"/>
    <w:uiPriority w:val="10"/>
    <w:qFormat/>
    <w:rsid w:val="000D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EB"/>
    <w:pPr>
      <w:spacing w:before="160"/>
      <w:jc w:val="center"/>
    </w:pPr>
    <w:rPr>
      <w:i/>
      <w:iCs/>
      <w:color w:val="404040" w:themeColor="text1" w:themeTint="BF"/>
    </w:rPr>
  </w:style>
  <w:style w:type="character" w:customStyle="1" w:styleId="QuoteChar">
    <w:name w:val="Quote Char"/>
    <w:basedOn w:val="DefaultParagraphFont"/>
    <w:link w:val="Quote"/>
    <w:uiPriority w:val="29"/>
    <w:rsid w:val="000D08EB"/>
    <w:rPr>
      <w:i/>
      <w:iCs/>
      <w:color w:val="404040" w:themeColor="text1" w:themeTint="BF"/>
    </w:rPr>
  </w:style>
  <w:style w:type="paragraph" w:styleId="ListParagraph">
    <w:name w:val="List Paragraph"/>
    <w:basedOn w:val="Normal"/>
    <w:uiPriority w:val="34"/>
    <w:qFormat/>
    <w:rsid w:val="000D08EB"/>
    <w:pPr>
      <w:ind w:left="720"/>
      <w:contextualSpacing/>
    </w:pPr>
  </w:style>
  <w:style w:type="character" w:styleId="IntenseEmphasis">
    <w:name w:val="Intense Emphasis"/>
    <w:basedOn w:val="DefaultParagraphFont"/>
    <w:uiPriority w:val="21"/>
    <w:qFormat/>
    <w:rsid w:val="000D08EB"/>
    <w:rPr>
      <w:i/>
      <w:iCs/>
      <w:color w:val="0F4761" w:themeColor="accent1" w:themeShade="BF"/>
    </w:rPr>
  </w:style>
  <w:style w:type="paragraph" w:styleId="IntenseQuote">
    <w:name w:val="Intense Quote"/>
    <w:basedOn w:val="Normal"/>
    <w:next w:val="Normal"/>
    <w:link w:val="IntenseQuoteChar"/>
    <w:uiPriority w:val="30"/>
    <w:qFormat/>
    <w:rsid w:val="000D0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8EB"/>
    <w:rPr>
      <w:i/>
      <w:iCs/>
      <w:color w:val="0F4761" w:themeColor="accent1" w:themeShade="BF"/>
    </w:rPr>
  </w:style>
  <w:style w:type="character" w:styleId="IntenseReference">
    <w:name w:val="Intense Reference"/>
    <w:basedOn w:val="DefaultParagraphFont"/>
    <w:uiPriority w:val="32"/>
    <w:qFormat/>
    <w:rsid w:val="000D08EB"/>
    <w:rPr>
      <w:b/>
      <w:bCs/>
      <w:smallCaps/>
      <w:color w:val="0F4761" w:themeColor="accent1" w:themeShade="BF"/>
      <w:spacing w:val="5"/>
    </w:rPr>
  </w:style>
  <w:style w:type="paragraph" w:styleId="NormalWeb">
    <w:name w:val="Normal (Web)"/>
    <w:basedOn w:val="Normal"/>
    <w:uiPriority w:val="99"/>
    <w:semiHidden/>
    <w:unhideWhenUsed/>
    <w:rsid w:val="000D08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6634</Words>
  <Characters>37405</Characters>
  <Application>Microsoft Office Word</Application>
  <DocSecurity>0</DocSecurity>
  <Lines>768</Lines>
  <Paragraphs>424</Paragraphs>
  <ScaleCrop>false</ScaleCrop>
  <Company/>
  <LinksUpToDate>false</LinksUpToDate>
  <CharactersWithSpaces>43838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Openshaw</dc:creator>
  <cp:keywords/>
  <dc:description/>
  <cp:lastModifiedBy>Jonathan Openshaw</cp:lastModifiedBy>
  <cp:revision>2</cp:revision>
  <dcterms:created xsi:type="dcterms:W3CDTF">2026-03-14T19:51:00Z</dcterms:created>
  <dcterms:modified xsi:type="dcterms:W3CDTF">2026-03-17T01:30:00Z</dcterms:modified>
</cp:coreProperties>
</file>